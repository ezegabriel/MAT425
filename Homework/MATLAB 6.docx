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8F3E6" w14:textId="50EFA7DB" w:rsidR="005C401D" w:rsidRPr="005C401D" w:rsidRDefault="005C401D" w:rsidP="008E7611">
      <w:pPr>
        <w:jc w:val="center"/>
        <w:rPr>
          <w:b/>
          <w:bCs/>
          <w:color w:val="000000" w:themeColor="text1"/>
          <w:u w:val="single"/>
        </w:rPr>
      </w:pPr>
      <w:r w:rsidRPr="005C401D">
        <w:rPr>
          <w:b/>
          <w:bCs/>
          <w:color w:val="000000" w:themeColor="text1"/>
          <w:u w:val="single"/>
        </w:rPr>
        <w:t xml:space="preserve">MATLAB Assignment </w:t>
      </w:r>
      <w:r w:rsidR="00E150AF">
        <w:rPr>
          <w:b/>
          <w:bCs/>
          <w:color w:val="000000" w:themeColor="text1"/>
          <w:u w:val="single"/>
        </w:rPr>
        <w:t>6</w:t>
      </w:r>
    </w:p>
    <w:p w14:paraId="031C13A7" w14:textId="77777777" w:rsidR="005C401D" w:rsidRDefault="005C401D" w:rsidP="008E7611">
      <w:pPr>
        <w:jc w:val="center"/>
        <w:rPr>
          <w:color w:val="000000" w:themeColor="text1"/>
        </w:rPr>
      </w:pPr>
    </w:p>
    <w:p w14:paraId="370F13E7" w14:textId="16D5B951" w:rsidR="00E150AF" w:rsidRPr="00E150AF" w:rsidRDefault="00E150AF" w:rsidP="00E150AF">
      <w:pPr>
        <w:jc w:val="center"/>
        <w:rPr>
          <w:color w:val="000000" w:themeColor="text1"/>
        </w:rPr>
      </w:pPr>
      <w:r w:rsidRPr="00E150AF">
        <w:rPr>
          <w:color w:val="000000" w:themeColor="text1"/>
        </w:rPr>
        <w:t xml:space="preserve">In </w:t>
      </w:r>
      <w:r>
        <w:rPr>
          <w:color w:val="000000" w:themeColor="text1"/>
        </w:rPr>
        <w:t xml:space="preserve">MATLAB </w:t>
      </w:r>
      <w:r w:rsidRPr="00E150AF">
        <w:rPr>
          <w:color w:val="000000" w:themeColor="text1"/>
        </w:rPr>
        <w:t xml:space="preserve">Assignment </w:t>
      </w:r>
      <w:r>
        <w:rPr>
          <w:color w:val="000000" w:themeColor="text1"/>
        </w:rPr>
        <w:t>5</w:t>
      </w:r>
      <w:r w:rsidRPr="00E150AF">
        <w:rPr>
          <w:color w:val="000000" w:themeColor="text1"/>
        </w:rPr>
        <w:t>, we focused on running the code and generating results without delving too deeply into the underlying functions. However, after completing the assignment, we gained a better understanding of the code structure and the purpose of the individual functions.</w:t>
      </w:r>
    </w:p>
    <w:p w14:paraId="587B6580" w14:textId="77777777" w:rsidR="00E150AF" w:rsidRPr="00E150AF" w:rsidRDefault="00E150AF" w:rsidP="00E150AF">
      <w:pPr>
        <w:jc w:val="center"/>
        <w:rPr>
          <w:color w:val="000000" w:themeColor="text1"/>
        </w:rPr>
      </w:pPr>
    </w:p>
    <w:p w14:paraId="10F1BE83" w14:textId="2C82991A" w:rsidR="00E150AF" w:rsidRPr="00E150AF" w:rsidRDefault="00E150AF" w:rsidP="00E150AF">
      <w:pPr>
        <w:jc w:val="center"/>
        <w:rPr>
          <w:color w:val="000000" w:themeColor="text1"/>
        </w:rPr>
      </w:pPr>
      <w:r w:rsidRPr="00E150AF">
        <w:rPr>
          <w:color w:val="000000" w:themeColor="text1"/>
        </w:rPr>
        <w:t>Now, we aim to take a closer look at the main components of the code</w:t>
      </w:r>
      <w:r>
        <w:rPr>
          <w:color w:val="000000" w:themeColor="text1"/>
        </w:rPr>
        <w:t xml:space="preserve">, </w:t>
      </w:r>
      <w:r w:rsidRPr="00E150AF">
        <w:rPr>
          <w:color w:val="000000" w:themeColor="text1"/>
        </w:rPr>
        <w:t>not by examining every line in detail, but by identifying and understanding the key pieces. Our goal is to interpret how each part contributes to the overall functionality and to connect these components with the theoretical framework of radial basis function (RBF) interpolation. We will also relate our observations to the concepts presented in Paper 1</w:t>
      </w:r>
      <w:r>
        <w:rPr>
          <w:color w:val="000000" w:themeColor="text1"/>
        </w:rPr>
        <w:t>.</w:t>
      </w:r>
    </w:p>
    <w:p w14:paraId="0A9F6491" w14:textId="77777777" w:rsidR="00E150AF" w:rsidRPr="005C401D" w:rsidRDefault="00E150AF" w:rsidP="008E7611">
      <w:pPr>
        <w:jc w:val="center"/>
        <w:rPr>
          <w:color w:val="000000" w:themeColor="text1"/>
        </w:rPr>
      </w:pPr>
    </w:p>
    <w:p w14:paraId="683FB16F" w14:textId="2BAFA0AC" w:rsidR="008E7611" w:rsidRDefault="00D56E75" w:rsidP="008E7611">
      <w:pPr>
        <w:jc w:val="center"/>
        <w:rPr>
          <w:b/>
          <w:bCs/>
          <w:color w:val="C45911" w:themeColor="accent2" w:themeShade="BF"/>
        </w:rPr>
      </w:pPr>
      <w:r w:rsidRPr="00D56E75">
        <w:rPr>
          <w:b/>
          <w:bCs/>
          <w:color w:val="C45911" w:themeColor="accent2" w:themeShade="BF"/>
        </w:rPr>
        <w:t>RBF_interp_students</w:t>
      </w:r>
      <w:r>
        <w:rPr>
          <w:b/>
          <w:bCs/>
          <w:color w:val="C45911" w:themeColor="accent2" w:themeShade="BF"/>
        </w:rPr>
        <w:t>.m</w:t>
      </w:r>
    </w:p>
    <w:p w14:paraId="0B668401" w14:textId="16EBA9F1" w:rsidR="003B62CF" w:rsidRPr="00B93CEB" w:rsidRDefault="003B62CF" w:rsidP="006026BF">
      <w:pPr>
        <w:rPr>
          <w:color w:val="000000" w:themeColor="text1"/>
          <w:u w:val="single"/>
        </w:rPr>
      </w:pPr>
      <w:r w:rsidRPr="00B93CEB">
        <w:rPr>
          <w:color w:val="000000" w:themeColor="text1"/>
          <w:u w:val="single"/>
        </w:rPr>
        <w:t>Step 1:</w:t>
      </w:r>
    </w:p>
    <w:p w14:paraId="10089DDD" w14:textId="78055FA5" w:rsidR="006026BF" w:rsidRPr="0023515C" w:rsidRDefault="000A3E2C" w:rsidP="006026BF">
      <w:pPr>
        <w:rPr>
          <w:color w:val="A6A6A6" w:themeColor="background1" w:themeShade="A6"/>
        </w:rPr>
      </w:pPr>
      <w:r w:rsidRPr="000A3E2C">
        <w:rPr>
          <w:rFonts w:ascii="Menlo" w:hAnsi="Menlo" w:cs="Menlo"/>
          <w:b/>
          <w:bCs/>
          <w:color w:val="4472C4" w:themeColor="accent1"/>
          <w:sz w:val="20"/>
          <w:szCs w:val="20"/>
        </w:rPr>
        <w:t>get_cm</w:t>
      </w:r>
      <w:r w:rsidR="006026BF" w:rsidRPr="0023515C">
        <w:rPr>
          <w:color w:val="A6A6A6" w:themeColor="background1" w:themeShade="A6"/>
        </w:rPr>
        <w:t xml:space="preserve"> </w:t>
      </w:r>
      <w:r w:rsidR="006026BF" w:rsidRPr="00BB245B">
        <w:rPr>
          <w:color w:val="000000" w:themeColor="text1"/>
        </w:rPr>
        <w:t xml:space="preserve">code is </w:t>
      </w:r>
      <w:r w:rsidRPr="00BB245B">
        <w:rPr>
          <w:color w:val="000000" w:themeColor="text1"/>
        </w:rPr>
        <w:t>generating the new data (i.e., coordinates of green dots and the corresponding signal)</w:t>
      </w:r>
      <w:r w:rsidR="006026BF" w:rsidRPr="00BB245B">
        <w:rPr>
          <w:color w:val="000000" w:themeColor="text1"/>
        </w:rPr>
        <w:t>.</w:t>
      </w:r>
      <w:r w:rsidRPr="00BB245B">
        <w:rPr>
          <w:color w:val="000000" w:themeColor="text1"/>
        </w:rPr>
        <w:t xml:space="preserve"> Let’s explore how it is doing that. </w:t>
      </w:r>
    </w:p>
    <w:p w14:paraId="547436A2" w14:textId="77777777" w:rsidR="008E7611" w:rsidRPr="0023515C" w:rsidRDefault="008E7611" w:rsidP="008E7611">
      <w:pPr>
        <w:rPr>
          <w:rFonts w:ascii="Menlo" w:hAnsi="Menlo" w:cs="Menlo"/>
          <w:color w:val="A6A6A6" w:themeColor="background1" w:themeShade="A6"/>
          <w:sz w:val="20"/>
          <w:szCs w:val="20"/>
        </w:rPr>
      </w:pPr>
    </w:p>
    <w:p w14:paraId="6CA8DEC4" w14:textId="72C62861" w:rsidR="006026BF" w:rsidRPr="00BB245B" w:rsidRDefault="000A3E2C" w:rsidP="008E7611">
      <w:pPr>
        <w:rPr>
          <w:rFonts w:asciiTheme="minorHAnsi" w:hAnsiTheme="minorHAnsi" w:cstheme="minorBidi"/>
          <w:color w:val="A6A6A6" w:themeColor="background1" w:themeShade="A6"/>
        </w:rPr>
      </w:pPr>
      <w:r w:rsidRPr="00BB245B">
        <w:rPr>
          <w:rFonts w:asciiTheme="minorHAnsi" w:hAnsiTheme="minorHAnsi" w:cstheme="minorBidi"/>
          <w:color w:val="A6A6A6" w:themeColor="background1" w:themeShade="A6"/>
        </w:rPr>
        <w:t xml:space="preserve">Talk with your neighbor </w:t>
      </w:r>
      <w:r w:rsidR="00BB245B" w:rsidRPr="00BB245B">
        <w:rPr>
          <w:rFonts w:asciiTheme="minorHAnsi" w:hAnsiTheme="minorHAnsi" w:cstheme="minorBidi"/>
          <w:color w:val="A6A6A6" w:themeColor="background1" w:themeShade="A6"/>
        </w:rPr>
        <w:t xml:space="preserve">about </w:t>
      </w:r>
      <w:r w:rsidRPr="00BB245B">
        <w:rPr>
          <w:rFonts w:asciiTheme="minorHAnsi" w:hAnsiTheme="minorHAnsi" w:cstheme="minorBidi"/>
          <w:color w:val="A6A6A6" w:themeColor="background1" w:themeShade="A6"/>
        </w:rPr>
        <w:t>what’s happening until line 13.</w:t>
      </w:r>
    </w:p>
    <w:p w14:paraId="6BC548A1" w14:textId="77777777" w:rsidR="000A3E2C" w:rsidRDefault="000A3E2C" w:rsidP="008E7611">
      <w:pPr>
        <w:rPr>
          <w:rFonts w:ascii="Menlo" w:hAnsi="Menlo" w:cs="Menlo"/>
          <w:sz w:val="20"/>
          <w:szCs w:val="20"/>
        </w:rPr>
      </w:pPr>
    </w:p>
    <w:p w14:paraId="2A6B7F56" w14:textId="0B3BADED" w:rsidR="00F40609" w:rsidRDefault="00F40609" w:rsidP="008E7611">
      <w:pPr>
        <w:rPr>
          <w:rFonts w:ascii="Menlo" w:hAnsi="Menlo" w:cs="Menlo"/>
          <w:sz w:val="20"/>
          <w:szCs w:val="20"/>
        </w:rPr>
      </w:pPr>
      <w:r>
        <w:rPr>
          <w:rFonts w:ascii="Menlo" w:hAnsi="Menlo" w:cs="Menlo"/>
          <w:sz w:val="20"/>
          <w:szCs w:val="20"/>
        </w:rPr>
        <w:t>There are zoning in on the neighboring q-balls</w:t>
      </w:r>
    </w:p>
    <w:p w14:paraId="16EECE61" w14:textId="77777777" w:rsidR="00F40609" w:rsidRDefault="00F40609" w:rsidP="008E7611">
      <w:pPr>
        <w:rPr>
          <w:rFonts w:ascii="Menlo" w:hAnsi="Menlo" w:cs="Menlo"/>
          <w:sz w:val="20"/>
          <w:szCs w:val="20"/>
        </w:rPr>
      </w:pPr>
    </w:p>
    <w:p w14:paraId="2EBA7C7B" w14:textId="1A79CAE2" w:rsidR="00BB245B" w:rsidRDefault="000A3E2C" w:rsidP="000A3E2C">
      <w:pPr>
        <w:rPr>
          <w:rFonts w:asciiTheme="minorHAnsi" w:eastAsiaTheme="minorHAnsi" w:hAnsiTheme="minorHAnsi" w:cstheme="minorBidi"/>
          <w:color w:val="A6A6A6" w:themeColor="background1" w:themeShade="A6"/>
          <w:kern w:val="2"/>
          <w14:ligatures w14:val="standardContextual"/>
        </w:rPr>
      </w:pPr>
      <w:r w:rsidRPr="000A3E2C">
        <w:rPr>
          <w:rStyle w:val="normaltextrun"/>
          <w:rFonts w:ascii="Courier New" w:eastAsiaTheme="majorEastAsia" w:hAnsi="Courier New" w:cs="Courier New"/>
          <w:color w:val="000000"/>
          <w:sz w:val="20"/>
          <w:szCs w:val="20"/>
        </w:rPr>
        <w:t>2*irad+1,2*irad+1,2*ngae</w:t>
      </w:r>
      <w:r w:rsidR="00BB245B">
        <w:rPr>
          <w:rFonts w:ascii="Menlo" w:hAnsi="Menlo" w:cs="Menlo"/>
          <w:sz w:val="20"/>
          <w:szCs w:val="20"/>
        </w:rPr>
        <w:t xml:space="preserve"> </w:t>
      </w:r>
      <w:r w:rsidR="00BB245B" w:rsidRPr="00BB245B">
        <w:rPr>
          <w:rFonts w:asciiTheme="minorHAnsi" w:eastAsiaTheme="minorHAnsi" w:hAnsiTheme="minorHAnsi" w:cstheme="minorBidi"/>
          <w:color w:val="A6A6A6" w:themeColor="background1" w:themeShade="A6"/>
          <w:kern w:val="2"/>
          <w14:ligatures w14:val="standardContextual"/>
        </w:rPr>
        <w:t>explain what this is about.</w:t>
      </w:r>
    </w:p>
    <w:p w14:paraId="6261FD27" w14:textId="77777777" w:rsidR="00F40609" w:rsidRPr="00BB245B" w:rsidRDefault="00F40609" w:rsidP="000A3E2C">
      <w:pPr>
        <w:rPr>
          <w:rFonts w:asciiTheme="minorHAnsi" w:eastAsiaTheme="minorHAnsi" w:hAnsiTheme="minorHAnsi" w:cstheme="minorBidi"/>
          <w:color w:val="A6A6A6" w:themeColor="background1" w:themeShade="A6"/>
          <w:kern w:val="2"/>
          <w14:ligatures w14:val="standardContextual"/>
        </w:rPr>
      </w:pPr>
    </w:p>
    <w:p w14:paraId="4EA00313" w14:textId="4AAA7E0A" w:rsidR="00BB245B" w:rsidRDefault="00F40609" w:rsidP="000A3E2C">
      <w:pPr>
        <w:rPr>
          <w:rFonts w:asciiTheme="minorHAnsi" w:eastAsiaTheme="minorHAnsi" w:hAnsiTheme="minorHAnsi" w:cstheme="minorBidi"/>
          <w:color w:val="A6A6A6" w:themeColor="background1" w:themeShade="A6"/>
          <w:kern w:val="2"/>
          <w14:ligatures w14:val="standardContextual"/>
        </w:rPr>
      </w:pPr>
      <w:r>
        <w:rPr>
          <w:rFonts w:asciiTheme="minorHAnsi" w:eastAsiaTheme="minorHAnsi" w:hAnsiTheme="minorHAnsi" w:cstheme="minorBidi"/>
          <w:color w:val="A6A6A6" w:themeColor="background1" w:themeShade="A6"/>
          <w:kern w:val="2"/>
          <w14:ligatures w14:val="standardContextual"/>
        </w:rPr>
        <w:t>These are the radii for the voxel of red points</w:t>
      </w:r>
      <w:r w:rsidR="00BC0F37">
        <w:rPr>
          <w:rFonts w:asciiTheme="minorHAnsi" w:eastAsiaTheme="minorHAnsi" w:hAnsiTheme="minorHAnsi" w:cstheme="minorBidi"/>
          <w:color w:val="A6A6A6" w:themeColor="background1" w:themeShade="A6"/>
          <w:kern w:val="2"/>
          <w14:ligatures w14:val="standardContextual"/>
        </w:rPr>
        <w:t xml:space="preserve"> in 3D matrix</w:t>
      </w:r>
      <w:r>
        <w:rPr>
          <w:rFonts w:asciiTheme="minorHAnsi" w:eastAsiaTheme="minorHAnsi" w:hAnsiTheme="minorHAnsi" w:cstheme="minorBidi"/>
          <w:color w:val="A6A6A6" w:themeColor="background1" w:themeShade="A6"/>
          <w:kern w:val="2"/>
          <w14:ligatures w14:val="standardContextual"/>
        </w:rPr>
        <w:t>.</w:t>
      </w:r>
    </w:p>
    <w:p w14:paraId="4E956DA0" w14:textId="77777777" w:rsidR="00F40609" w:rsidRPr="00BB245B" w:rsidRDefault="00F40609" w:rsidP="000A3E2C">
      <w:pPr>
        <w:rPr>
          <w:rFonts w:asciiTheme="minorHAnsi" w:eastAsiaTheme="minorHAnsi" w:hAnsiTheme="minorHAnsi" w:cstheme="minorBidi"/>
          <w:color w:val="A6A6A6" w:themeColor="background1" w:themeShade="A6"/>
          <w:kern w:val="2"/>
          <w14:ligatures w14:val="standardContextual"/>
        </w:rPr>
      </w:pPr>
    </w:p>
    <w:p w14:paraId="3291651A" w14:textId="7B845BE2" w:rsidR="00BB245B" w:rsidRDefault="00BB245B" w:rsidP="00BB245B">
      <w:pPr>
        <w:pStyle w:val="paragraph"/>
        <w:spacing w:before="0" w:beforeAutospacing="0" w:after="0" w:afterAutospacing="0"/>
        <w:textAlignment w:val="baseline"/>
        <w:rPr>
          <w:rFonts w:asciiTheme="minorHAnsi" w:eastAsiaTheme="minorHAnsi" w:hAnsiTheme="minorHAnsi" w:cstheme="minorBidi"/>
          <w:color w:val="A6A6A6" w:themeColor="background1" w:themeShade="A6"/>
          <w:kern w:val="2"/>
          <w14:ligatures w14:val="standardContextual"/>
        </w:rPr>
      </w:pPr>
      <w:r>
        <w:rPr>
          <w:rStyle w:val="normaltextrun"/>
          <w:rFonts w:ascii="Courier New" w:eastAsiaTheme="majorEastAsia" w:hAnsi="Courier New" w:cs="Courier New"/>
          <w:color w:val="000000"/>
          <w:sz w:val="20"/>
          <w:szCs w:val="20"/>
        </w:rPr>
        <w:t xml:space="preserve">nbd=4;  </w:t>
      </w:r>
      <w:r w:rsidR="00F23C5B" w:rsidRPr="00F23C5B">
        <w:rPr>
          <w:rFonts w:asciiTheme="minorHAnsi" w:eastAsiaTheme="minorHAnsi" w:hAnsiTheme="minorHAnsi" w:cstheme="minorBidi"/>
          <w:color w:val="A6A6A6" w:themeColor="background1" w:themeShade="A6"/>
          <w:kern w:val="2"/>
          <w14:ligatures w14:val="standardContextual"/>
        </w:rPr>
        <w:t xml:space="preserve">What does this 4 mean in relation to paper 1? </w:t>
      </w:r>
    </w:p>
    <w:p w14:paraId="02CC8E29" w14:textId="77777777" w:rsidR="00F40609" w:rsidRDefault="00F40609" w:rsidP="00BB245B">
      <w:pPr>
        <w:pStyle w:val="paragraph"/>
        <w:spacing w:before="0" w:beforeAutospacing="0" w:after="0" w:afterAutospacing="0"/>
        <w:textAlignment w:val="baseline"/>
        <w:rPr>
          <w:rFonts w:asciiTheme="minorHAnsi" w:eastAsiaTheme="minorHAnsi" w:hAnsiTheme="minorHAnsi" w:cstheme="minorBidi"/>
          <w:color w:val="A6A6A6" w:themeColor="background1" w:themeShade="A6"/>
          <w:kern w:val="2"/>
          <w14:ligatures w14:val="standardContextual"/>
        </w:rPr>
      </w:pPr>
    </w:p>
    <w:p w14:paraId="68BC89EE" w14:textId="28D0C3C0" w:rsidR="00F40609" w:rsidRDefault="00F40609" w:rsidP="00BB245B">
      <w:pPr>
        <w:pStyle w:val="paragraph"/>
        <w:spacing w:before="0" w:beforeAutospacing="0" w:after="0" w:afterAutospacing="0"/>
        <w:textAlignment w:val="baseline"/>
        <w:rPr>
          <w:rFonts w:asciiTheme="minorHAnsi" w:eastAsiaTheme="minorHAnsi" w:hAnsiTheme="minorHAnsi" w:cstheme="minorBidi"/>
          <w:color w:val="A6A6A6" w:themeColor="background1" w:themeShade="A6"/>
          <w:kern w:val="2"/>
          <w14:ligatures w14:val="standardContextual"/>
        </w:rPr>
      </w:pPr>
      <w:r>
        <w:rPr>
          <w:rFonts w:asciiTheme="minorHAnsi" w:eastAsiaTheme="minorHAnsi" w:hAnsiTheme="minorHAnsi" w:cstheme="minorBidi"/>
          <w:color w:val="A6A6A6" w:themeColor="background1" w:themeShade="A6"/>
          <w:kern w:val="2"/>
          <w14:ligatures w14:val="standardContextual"/>
        </w:rPr>
        <w:t xml:space="preserve">This is signifying the 4 </w:t>
      </w:r>
      <w:r w:rsidR="00C158BD">
        <w:rPr>
          <w:rFonts w:asciiTheme="minorHAnsi" w:eastAsiaTheme="minorHAnsi" w:hAnsiTheme="minorHAnsi" w:cstheme="minorBidi"/>
          <w:color w:val="A6A6A6" w:themeColor="background1" w:themeShade="A6"/>
          <w:kern w:val="2"/>
          <w14:ligatures w14:val="standardContextual"/>
        </w:rPr>
        <w:t xml:space="preserve">nearest </w:t>
      </w:r>
      <w:r>
        <w:rPr>
          <w:rFonts w:asciiTheme="minorHAnsi" w:eastAsiaTheme="minorHAnsi" w:hAnsiTheme="minorHAnsi" w:cstheme="minorBidi"/>
          <w:color w:val="A6A6A6" w:themeColor="background1" w:themeShade="A6"/>
          <w:kern w:val="2"/>
          <w14:ligatures w14:val="standardContextual"/>
        </w:rPr>
        <w:t>red</w:t>
      </w:r>
      <w:r w:rsidR="00C158BD">
        <w:rPr>
          <w:rFonts w:asciiTheme="minorHAnsi" w:eastAsiaTheme="minorHAnsi" w:hAnsiTheme="minorHAnsi" w:cstheme="minorBidi"/>
          <w:color w:val="A6A6A6" w:themeColor="background1" w:themeShade="A6"/>
          <w:kern w:val="2"/>
          <w14:ligatures w14:val="standardContextual"/>
        </w:rPr>
        <w:t xml:space="preserve"> signal values</w:t>
      </w:r>
      <w:r>
        <w:rPr>
          <w:rFonts w:asciiTheme="minorHAnsi" w:eastAsiaTheme="minorHAnsi" w:hAnsiTheme="minorHAnsi" w:cstheme="minorBidi"/>
          <w:color w:val="A6A6A6" w:themeColor="background1" w:themeShade="A6"/>
          <w:kern w:val="2"/>
          <w14:ligatures w14:val="standardContextual"/>
        </w:rPr>
        <w:t xml:space="preserve"> neighbors</w:t>
      </w:r>
      <w:r w:rsidR="00C158BD">
        <w:rPr>
          <w:rFonts w:asciiTheme="minorHAnsi" w:eastAsiaTheme="minorHAnsi" w:hAnsiTheme="minorHAnsi" w:cstheme="minorBidi"/>
          <w:color w:val="A6A6A6" w:themeColor="background1" w:themeShade="A6"/>
          <w:kern w:val="2"/>
          <w14:ligatures w14:val="standardContextual"/>
        </w:rPr>
        <w:t>.</w:t>
      </w:r>
    </w:p>
    <w:p w14:paraId="78176301" w14:textId="77777777" w:rsidR="00F40609" w:rsidRPr="00F23C5B" w:rsidRDefault="00F40609" w:rsidP="00BB245B">
      <w:pPr>
        <w:pStyle w:val="paragraph"/>
        <w:spacing w:before="0" w:beforeAutospacing="0" w:after="0" w:afterAutospacing="0"/>
        <w:textAlignment w:val="baseline"/>
        <w:rPr>
          <w:rFonts w:asciiTheme="minorHAnsi" w:eastAsiaTheme="minorHAnsi" w:hAnsiTheme="minorHAnsi" w:cstheme="minorBidi"/>
          <w:color w:val="A6A6A6" w:themeColor="background1" w:themeShade="A6"/>
          <w:kern w:val="2"/>
          <w14:ligatures w14:val="standardContextual"/>
        </w:rPr>
      </w:pPr>
    </w:p>
    <w:p w14:paraId="0EE06A71" w14:textId="06A85EA6" w:rsidR="00BB245B" w:rsidRDefault="00BB245B" w:rsidP="00BB245B">
      <w:pPr>
        <w:pStyle w:val="paragraph"/>
        <w:spacing w:before="0" w:beforeAutospacing="0" w:after="0" w:afterAutospacing="0"/>
        <w:textAlignment w:val="baseline"/>
        <w:rPr>
          <w:rFonts w:asciiTheme="minorHAnsi" w:eastAsiaTheme="minorHAnsi" w:hAnsiTheme="minorHAnsi" w:cstheme="minorBidi"/>
          <w:color w:val="A6A6A6" w:themeColor="background1" w:themeShade="A6"/>
          <w:kern w:val="2"/>
          <w14:ligatures w14:val="standardContextual"/>
        </w:rPr>
      </w:pPr>
      <w:r>
        <w:rPr>
          <w:rStyle w:val="normaltextrun"/>
          <w:rFonts w:ascii="Courier New" w:eastAsiaTheme="majorEastAsia" w:hAnsi="Courier New" w:cs="Courier New"/>
          <w:color w:val="0000FF"/>
          <w:sz w:val="20"/>
          <w:szCs w:val="20"/>
        </w:rPr>
        <w:t>for</w:t>
      </w:r>
      <w:r>
        <w:rPr>
          <w:rStyle w:val="normaltextrun"/>
          <w:rFonts w:ascii="Courier New" w:eastAsiaTheme="majorEastAsia" w:hAnsi="Courier New" w:cs="Courier New"/>
          <w:color w:val="000000"/>
          <w:sz w:val="20"/>
          <w:szCs w:val="20"/>
        </w:rPr>
        <w:t xml:space="preserve"> im=1:ntgt</w:t>
      </w:r>
      <w:r w:rsidR="00752859">
        <w:rPr>
          <w:rStyle w:val="normaltextrun"/>
          <w:rFonts w:ascii="Courier New" w:eastAsiaTheme="majorEastAsia" w:hAnsi="Courier New" w:cs="Courier New"/>
          <w:color w:val="000000"/>
          <w:sz w:val="20"/>
          <w:szCs w:val="20"/>
        </w:rPr>
        <w:t>,</w:t>
      </w:r>
      <w:r>
        <w:rPr>
          <w:rStyle w:val="normaltextrun"/>
          <w:rFonts w:ascii="Courier New" w:eastAsiaTheme="majorEastAsia" w:hAnsi="Courier New" w:cs="Courier New"/>
          <w:color w:val="000000"/>
          <w:sz w:val="20"/>
          <w:szCs w:val="20"/>
        </w:rPr>
        <w:t xml:space="preserve"> </w:t>
      </w:r>
      <w:r w:rsidR="00752859" w:rsidRPr="00752859">
        <w:rPr>
          <w:rFonts w:asciiTheme="minorHAnsi" w:eastAsiaTheme="minorHAnsi" w:hAnsiTheme="minorHAnsi" w:cstheme="minorBidi"/>
          <w:color w:val="A6A6A6" w:themeColor="background1" w:themeShade="A6"/>
          <w:kern w:val="2"/>
          <w14:ligatures w14:val="standardContextual"/>
        </w:rPr>
        <w:t xml:space="preserve">what is this for loop running over? </w:t>
      </w:r>
      <w:r w:rsidR="00C158BD">
        <w:rPr>
          <w:rFonts w:asciiTheme="minorHAnsi" w:eastAsiaTheme="minorHAnsi" w:hAnsiTheme="minorHAnsi" w:cstheme="minorBidi"/>
          <w:color w:val="A6A6A6" w:themeColor="background1" w:themeShade="A6"/>
          <w:kern w:val="2"/>
          <w14:ligatures w14:val="standardContextual"/>
        </w:rPr>
        <w:t xml:space="preserve"> </w:t>
      </w:r>
    </w:p>
    <w:p w14:paraId="37B08302" w14:textId="77777777" w:rsidR="00C158BD" w:rsidRDefault="00C158BD" w:rsidP="00BB245B">
      <w:pPr>
        <w:pStyle w:val="paragraph"/>
        <w:spacing w:before="0" w:beforeAutospacing="0" w:after="0" w:afterAutospacing="0"/>
        <w:textAlignment w:val="baseline"/>
        <w:rPr>
          <w:rFonts w:asciiTheme="minorHAnsi" w:eastAsiaTheme="minorHAnsi" w:hAnsiTheme="minorHAnsi" w:cstheme="minorBidi"/>
          <w:color w:val="A6A6A6" w:themeColor="background1" w:themeShade="A6"/>
          <w:kern w:val="2"/>
          <w14:ligatures w14:val="standardContextual"/>
        </w:rPr>
      </w:pPr>
    </w:p>
    <w:p w14:paraId="26C4B8EA" w14:textId="58496C10" w:rsidR="00C158BD" w:rsidRPr="00752859" w:rsidRDefault="00C158BD" w:rsidP="00BB245B">
      <w:pPr>
        <w:pStyle w:val="paragraph"/>
        <w:spacing w:before="0" w:beforeAutospacing="0" w:after="0" w:afterAutospacing="0"/>
        <w:textAlignment w:val="baseline"/>
        <w:rPr>
          <w:rFonts w:asciiTheme="minorHAnsi" w:eastAsiaTheme="minorHAnsi" w:hAnsiTheme="minorHAnsi" w:cstheme="minorBidi"/>
          <w:color w:val="A6A6A6" w:themeColor="background1" w:themeShade="A6"/>
          <w:kern w:val="2"/>
          <w14:ligatures w14:val="standardContextual"/>
        </w:rPr>
      </w:pPr>
      <w:r>
        <w:rPr>
          <w:rFonts w:asciiTheme="minorHAnsi" w:eastAsiaTheme="minorHAnsi" w:hAnsiTheme="minorHAnsi" w:cstheme="minorBidi"/>
          <w:color w:val="A6A6A6" w:themeColor="background1" w:themeShade="A6"/>
          <w:kern w:val="2"/>
          <w14:ligatures w14:val="standardContextual"/>
        </w:rPr>
        <w:t>Loops over all blue directions for signal approximation.</w:t>
      </w:r>
    </w:p>
    <w:p w14:paraId="52603C47" w14:textId="27862613"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xml:space="preserve">    </w:t>
      </w:r>
      <w:r>
        <w:rPr>
          <w:rStyle w:val="normaltextrun"/>
          <w:rFonts w:ascii="Courier New" w:eastAsiaTheme="majorEastAsia" w:hAnsi="Courier New" w:cs="Courier New"/>
          <w:color w:val="0000FF"/>
          <w:sz w:val="20"/>
          <w:szCs w:val="20"/>
        </w:rPr>
        <w:t>for</w:t>
      </w:r>
      <w:r>
        <w:rPr>
          <w:rStyle w:val="normaltextrun"/>
          <w:rFonts w:ascii="Courier New" w:eastAsiaTheme="majorEastAsia" w:hAnsi="Courier New" w:cs="Courier New"/>
          <w:color w:val="000000"/>
          <w:sz w:val="20"/>
          <w:szCs w:val="20"/>
        </w:rPr>
        <w:t xml:space="preserve"> ik=1:2*ngae</w:t>
      </w:r>
      <w:r w:rsidR="00426AF7">
        <w:rPr>
          <w:rStyle w:val="normaltextrun"/>
          <w:rFonts w:ascii="Courier New" w:eastAsiaTheme="majorEastAsia" w:hAnsi="Courier New" w:cs="Courier New"/>
          <w:color w:val="000000"/>
          <w:sz w:val="20"/>
          <w:szCs w:val="20"/>
        </w:rPr>
        <w:t>,</w:t>
      </w:r>
      <w:r>
        <w:rPr>
          <w:rStyle w:val="normaltextrun"/>
          <w:rFonts w:ascii="Courier New" w:eastAsiaTheme="majorEastAsia" w:hAnsi="Courier New" w:cs="Courier New"/>
          <w:color w:val="000000"/>
          <w:sz w:val="20"/>
          <w:szCs w:val="20"/>
        </w:rPr>
        <w:t xml:space="preserve"> </w:t>
      </w:r>
      <w:r w:rsidR="00426AF7" w:rsidRPr="00752859">
        <w:rPr>
          <w:rFonts w:asciiTheme="minorHAnsi" w:eastAsiaTheme="minorHAnsi" w:hAnsiTheme="minorHAnsi" w:cstheme="minorBidi"/>
          <w:color w:val="A6A6A6" w:themeColor="background1" w:themeShade="A6"/>
          <w:kern w:val="2"/>
          <w14:ligatures w14:val="standardContextual"/>
        </w:rPr>
        <w:t>what is this for loop running over?</w:t>
      </w:r>
    </w:p>
    <w:p w14:paraId="50F557B8" w14:textId="05F895DA" w:rsidR="00BB245B" w:rsidRDefault="00BB245B" w:rsidP="00BB245B">
      <w:pPr>
        <w:pStyle w:val="paragraph"/>
        <w:spacing w:before="0" w:beforeAutospacing="0" w:after="0" w:afterAutospacing="0"/>
        <w:textAlignment w:val="baseline"/>
        <w:rPr>
          <w:rStyle w:val="normaltextrun"/>
          <w:rFonts w:ascii="Courier New" w:eastAsiaTheme="majorEastAsia" w:hAnsi="Courier New" w:cs="Courier New"/>
          <w:color w:val="A6A6A6" w:themeColor="background1" w:themeShade="A6"/>
          <w:sz w:val="20"/>
          <w:szCs w:val="20"/>
        </w:rPr>
      </w:pPr>
      <w:r>
        <w:rPr>
          <w:rStyle w:val="normaltextrun"/>
          <w:rFonts w:ascii="Courier New" w:eastAsiaTheme="majorEastAsia" w:hAnsi="Courier New" w:cs="Courier New"/>
          <w:color w:val="000000"/>
          <w:sz w:val="20"/>
          <w:szCs w:val="20"/>
        </w:rPr>
        <w:t xml:space="preserve">        dst(ik)=norm(udirt(im,:)-erdirt(ik,:)); </w:t>
      </w:r>
      <w:r w:rsidR="00426AF7" w:rsidRPr="00426AF7">
        <w:rPr>
          <w:rStyle w:val="normaltextrun"/>
          <w:rFonts w:asciiTheme="minorHAnsi" w:eastAsiaTheme="majorEastAsia" w:hAnsiTheme="minorHAnsi" w:cstheme="minorHAnsi"/>
          <w:color w:val="A6A6A6" w:themeColor="background1" w:themeShade="A6"/>
        </w:rPr>
        <w:t>What is this line about?</w:t>
      </w:r>
      <w:r w:rsidR="00426AF7" w:rsidRPr="00426AF7">
        <w:rPr>
          <w:rStyle w:val="normaltextrun"/>
          <w:rFonts w:ascii="Courier New" w:eastAsiaTheme="majorEastAsia" w:hAnsi="Courier New" w:cs="Courier New"/>
          <w:color w:val="A6A6A6" w:themeColor="background1" w:themeShade="A6"/>
          <w:sz w:val="20"/>
          <w:szCs w:val="20"/>
        </w:rPr>
        <w:t xml:space="preserve"> </w:t>
      </w:r>
    </w:p>
    <w:p w14:paraId="1062E2A9" w14:textId="3CEE9A50" w:rsidR="00BC0F37" w:rsidRDefault="00BC0F37"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A6A6A6" w:themeColor="background1" w:themeShade="A6"/>
          <w:sz w:val="20"/>
          <w:szCs w:val="20"/>
        </w:rPr>
        <w:tab/>
      </w:r>
      <w:r>
        <w:rPr>
          <w:rStyle w:val="normaltextrun"/>
          <w:rFonts w:ascii="Courier New" w:eastAsiaTheme="majorEastAsia" w:hAnsi="Courier New" w:cs="Courier New"/>
          <w:color w:val="A6A6A6" w:themeColor="background1" w:themeShade="A6"/>
          <w:sz w:val="20"/>
          <w:szCs w:val="20"/>
        </w:rPr>
        <w:tab/>
        <w:t>The Euclidean distance between target direction and current known direction</w:t>
      </w:r>
    </w:p>
    <w:p w14:paraId="6F330535"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xml:space="preserve">        </w:t>
      </w:r>
      <w:r>
        <w:rPr>
          <w:rStyle w:val="normaltextrun"/>
          <w:rFonts w:ascii="Courier New" w:eastAsiaTheme="majorEastAsia" w:hAnsi="Courier New" w:cs="Courier New"/>
          <w:color w:val="3C763D"/>
          <w:sz w:val="20"/>
          <w:szCs w:val="20"/>
        </w:rPr>
        <w:t>% </w:t>
      </w:r>
      <w:r>
        <w:rPr>
          <w:rStyle w:val="eop"/>
          <w:rFonts w:ascii="Courier New" w:eastAsiaTheme="majorEastAsia" w:hAnsi="Courier New" w:cs="Courier New"/>
          <w:color w:val="3C763D"/>
          <w:sz w:val="20"/>
          <w:szCs w:val="20"/>
        </w:rPr>
        <w:t> </w:t>
      </w:r>
    </w:p>
    <w:p w14:paraId="135BBA84"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xml:space="preserve">    </w:t>
      </w:r>
      <w:r>
        <w:rPr>
          <w:rStyle w:val="normaltextrun"/>
          <w:rFonts w:ascii="Courier New" w:eastAsiaTheme="majorEastAsia" w:hAnsi="Courier New" w:cs="Courier New"/>
          <w:color w:val="0000FF"/>
          <w:sz w:val="20"/>
          <w:szCs w:val="20"/>
        </w:rPr>
        <w:t>end</w:t>
      </w:r>
      <w:r>
        <w:rPr>
          <w:rStyle w:val="eop"/>
          <w:rFonts w:ascii="Courier New" w:eastAsiaTheme="majorEastAsia" w:hAnsi="Courier New" w:cs="Courier New"/>
          <w:color w:val="0000FF"/>
          <w:sz w:val="20"/>
          <w:szCs w:val="20"/>
        </w:rPr>
        <w:t> </w:t>
      </w:r>
    </w:p>
    <w:p w14:paraId="410F21F6" w14:textId="7B51FF0E" w:rsidR="00BB245B" w:rsidRDefault="00BB245B" w:rsidP="00BB245B">
      <w:pPr>
        <w:pStyle w:val="paragraph"/>
        <w:spacing w:before="0" w:beforeAutospacing="0" w:after="0" w:afterAutospacing="0"/>
        <w:textAlignment w:val="baseline"/>
        <w:rPr>
          <w:rStyle w:val="normaltextrun"/>
          <w:rFonts w:asciiTheme="minorHAnsi" w:eastAsiaTheme="majorEastAsia" w:hAnsiTheme="minorHAnsi" w:cstheme="minorHAnsi"/>
          <w:color w:val="A6A6A6" w:themeColor="background1" w:themeShade="A6"/>
        </w:rPr>
      </w:pPr>
      <w:r>
        <w:rPr>
          <w:rStyle w:val="normaltextrun"/>
          <w:rFonts w:ascii="Courier New" w:eastAsiaTheme="majorEastAsia" w:hAnsi="Courier New" w:cs="Courier New"/>
          <w:color w:val="000000"/>
          <w:sz w:val="20"/>
          <w:szCs w:val="20"/>
        </w:rPr>
        <w:t xml:space="preserve">    [~,ind]=sort(dst); </w:t>
      </w:r>
      <w:r w:rsidR="00426AF7" w:rsidRPr="00426AF7">
        <w:rPr>
          <w:rStyle w:val="normaltextrun"/>
          <w:rFonts w:asciiTheme="minorHAnsi" w:eastAsiaTheme="majorEastAsia" w:hAnsiTheme="minorHAnsi" w:cstheme="minorHAnsi"/>
          <w:color w:val="A6A6A6" w:themeColor="background1" w:themeShade="A6"/>
        </w:rPr>
        <w:t>What is this line about?</w:t>
      </w:r>
    </w:p>
    <w:p w14:paraId="04BD9D3A" w14:textId="538ABC13" w:rsidR="00BC0F37" w:rsidRDefault="00BC0F37" w:rsidP="00BB245B">
      <w:pPr>
        <w:pStyle w:val="paragraph"/>
        <w:spacing w:before="0" w:beforeAutospacing="0" w:after="0" w:afterAutospacing="0"/>
        <w:textAlignment w:val="baseline"/>
        <w:rPr>
          <w:rFonts w:ascii="Segoe UI" w:hAnsi="Segoe UI" w:cs="Segoe UI"/>
          <w:sz w:val="18"/>
          <w:szCs w:val="18"/>
        </w:rPr>
      </w:pPr>
      <w:r>
        <w:rPr>
          <w:rStyle w:val="normaltextrun"/>
          <w:rFonts w:asciiTheme="minorHAnsi" w:eastAsiaTheme="majorEastAsia" w:hAnsiTheme="minorHAnsi" w:cstheme="minorHAnsi"/>
          <w:color w:val="A6A6A6" w:themeColor="background1" w:themeShade="A6"/>
        </w:rPr>
        <w:tab/>
        <w:t>Save index positions of your nearest neighbors after sorting from closest to farthest.</w:t>
      </w:r>
    </w:p>
    <w:p w14:paraId="7C96A332"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t>
      </w:r>
      <w:r>
        <w:rPr>
          <w:rStyle w:val="eop"/>
          <w:rFonts w:ascii="Courier New" w:eastAsiaTheme="majorEastAsia" w:hAnsi="Courier New" w:cs="Courier New"/>
          <w:color w:val="000000"/>
          <w:sz w:val="20"/>
          <w:szCs w:val="20"/>
        </w:rPr>
        <w:t> </w:t>
      </w:r>
    </w:p>
    <w:p w14:paraId="60F8C35E" w14:textId="77777777" w:rsidR="000215D4" w:rsidRPr="000215D4" w:rsidRDefault="00BB245B" w:rsidP="000215D4">
      <w:pPr>
        <w:pStyle w:val="paragraph"/>
        <w:spacing w:before="0" w:beforeAutospacing="0" w:after="0" w:afterAutospacing="0"/>
        <w:textAlignment w:val="baseline"/>
        <w:rPr>
          <w:rStyle w:val="normaltextrun"/>
          <w:rFonts w:asciiTheme="minorHAnsi" w:eastAsiaTheme="majorEastAsia" w:hAnsiTheme="minorHAnsi" w:cstheme="minorHAnsi"/>
          <w:color w:val="A6A6A6" w:themeColor="background1" w:themeShade="A6"/>
        </w:rPr>
      </w:pPr>
      <w:r>
        <w:rPr>
          <w:rStyle w:val="normaltextrun"/>
          <w:rFonts w:ascii="Courier New" w:eastAsiaTheme="majorEastAsia" w:hAnsi="Courier New" w:cs="Courier New"/>
          <w:color w:val="000000"/>
          <w:sz w:val="20"/>
          <w:szCs w:val="20"/>
        </w:rPr>
        <w:t xml:space="preserve">    idst=zeros(nbd,1); </w:t>
      </w:r>
      <w:r w:rsidR="00426AF7" w:rsidRPr="00426AF7">
        <w:rPr>
          <w:rStyle w:val="normaltextrun"/>
          <w:rFonts w:asciiTheme="minorHAnsi" w:eastAsiaTheme="majorEastAsia" w:hAnsiTheme="minorHAnsi" w:cstheme="minorHAnsi"/>
          <w:color w:val="A6A6A6" w:themeColor="background1" w:themeShade="A6"/>
        </w:rPr>
        <w:t>What is this line about?</w:t>
      </w:r>
      <w:r>
        <w:rPr>
          <w:rStyle w:val="eop"/>
          <w:rFonts w:ascii="Courier New" w:eastAsiaTheme="majorEastAsia" w:hAnsi="Courier New" w:cs="Courier New"/>
          <w:color w:val="3C763D"/>
          <w:sz w:val="20"/>
          <w:szCs w:val="20"/>
        </w:rPr>
        <w:t> </w:t>
      </w:r>
      <w:r w:rsidR="000215D4" w:rsidRPr="000215D4">
        <w:rPr>
          <w:rStyle w:val="normaltextrun"/>
          <w:rFonts w:asciiTheme="minorHAnsi" w:eastAsiaTheme="majorEastAsia" w:hAnsiTheme="minorHAnsi" w:cstheme="minorHAnsi"/>
          <w:color w:val="A6A6A6" w:themeColor="background1" w:themeShade="A6"/>
        </w:rPr>
        <w:t>A</w:t>
      </w:r>
      <w:r w:rsidR="000215D4">
        <w:rPr>
          <w:rStyle w:val="normaltextrun"/>
          <w:rFonts w:asciiTheme="minorHAnsi" w:eastAsiaTheme="majorEastAsia" w:hAnsiTheme="minorHAnsi" w:cstheme="minorHAnsi"/>
          <w:color w:val="A6A6A6" w:themeColor="background1" w:themeShade="A6"/>
        </w:rPr>
        <w:t>t</w:t>
      </w:r>
      <w:r w:rsidR="000215D4" w:rsidRPr="000215D4">
        <w:rPr>
          <w:rStyle w:val="normaltextrun"/>
          <w:rFonts w:asciiTheme="minorHAnsi" w:eastAsiaTheme="majorEastAsia" w:hAnsiTheme="minorHAnsi" w:cstheme="minorHAnsi"/>
          <w:color w:val="A6A6A6" w:themeColor="background1" w:themeShade="A6"/>
        </w:rPr>
        <w:t xml:space="preserve"> the end of the loop, what does idst contain? </w:t>
      </w:r>
    </w:p>
    <w:p w14:paraId="1F4E4662" w14:textId="426BCCFB" w:rsidR="00BB245B" w:rsidRPr="000215D4" w:rsidRDefault="00426AF7" w:rsidP="00BB245B">
      <w:pPr>
        <w:pStyle w:val="paragraph"/>
        <w:spacing w:before="0" w:beforeAutospacing="0" w:after="0" w:afterAutospacing="0"/>
        <w:textAlignment w:val="baseline"/>
        <w:rPr>
          <w:rStyle w:val="normaltextrun"/>
          <w:rFonts w:asciiTheme="minorHAnsi" w:eastAsiaTheme="majorEastAsia" w:hAnsiTheme="minorHAnsi" w:cstheme="minorHAnsi"/>
          <w:color w:val="A6A6A6" w:themeColor="background1" w:themeShade="A6"/>
        </w:rPr>
      </w:pPr>
      <w:r w:rsidRPr="000215D4">
        <w:rPr>
          <w:rStyle w:val="normaltextrun"/>
          <w:rFonts w:asciiTheme="minorHAnsi" w:eastAsiaTheme="majorEastAsia" w:hAnsiTheme="minorHAnsi" w:cstheme="minorHAnsi"/>
          <w:color w:val="A6A6A6" w:themeColor="background1" w:themeShade="A6"/>
        </w:rPr>
        <w:t xml:space="preserve"> </w:t>
      </w:r>
    </w:p>
    <w:p w14:paraId="18EEEA7B"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xml:space="preserve">    </w:t>
      </w:r>
      <w:r>
        <w:rPr>
          <w:rStyle w:val="normaltextrun"/>
          <w:rFonts w:ascii="Courier New" w:eastAsiaTheme="majorEastAsia" w:hAnsi="Courier New" w:cs="Courier New"/>
          <w:color w:val="0000FF"/>
          <w:sz w:val="20"/>
          <w:szCs w:val="20"/>
        </w:rPr>
        <w:t>for</w:t>
      </w:r>
      <w:r>
        <w:rPr>
          <w:rStyle w:val="normaltextrun"/>
          <w:rFonts w:ascii="Courier New" w:eastAsiaTheme="majorEastAsia" w:hAnsi="Courier New" w:cs="Courier New"/>
          <w:color w:val="000000"/>
          <w:sz w:val="20"/>
          <w:szCs w:val="20"/>
        </w:rPr>
        <w:t xml:space="preserve"> ii=1:nbd</w:t>
      </w:r>
      <w:r>
        <w:rPr>
          <w:rStyle w:val="eop"/>
          <w:rFonts w:ascii="Courier New" w:eastAsiaTheme="majorEastAsia" w:hAnsi="Courier New" w:cs="Courier New"/>
          <w:color w:val="000000"/>
          <w:sz w:val="20"/>
          <w:szCs w:val="20"/>
        </w:rPr>
        <w:t> </w:t>
      </w:r>
    </w:p>
    <w:p w14:paraId="20A63219"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idst(ii)=ind(ii);</w:t>
      </w:r>
      <w:r>
        <w:rPr>
          <w:rStyle w:val="eop"/>
          <w:rFonts w:ascii="Courier New" w:eastAsiaTheme="majorEastAsia" w:hAnsi="Courier New" w:cs="Courier New"/>
          <w:color w:val="000000"/>
          <w:sz w:val="20"/>
          <w:szCs w:val="20"/>
        </w:rPr>
        <w:t> </w:t>
      </w:r>
    </w:p>
    <w:p w14:paraId="22DCB284"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xml:space="preserve">    </w:t>
      </w:r>
      <w:r>
        <w:rPr>
          <w:rStyle w:val="normaltextrun"/>
          <w:rFonts w:ascii="Courier New" w:eastAsiaTheme="majorEastAsia" w:hAnsi="Courier New" w:cs="Courier New"/>
          <w:color w:val="0000FF"/>
          <w:sz w:val="20"/>
          <w:szCs w:val="20"/>
        </w:rPr>
        <w:t>end</w:t>
      </w:r>
      <w:r>
        <w:rPr>
          <w:rStyle w:val="eop"/>
          <w:rFonts w:ascii="Courier New" w:eastAsiaTheme="majorEastAsia" w:hAnsi="Courier New" w:cs="Courier New"/>
          <w:color w:val="0000FF"/>
          <w:sz w:val="20"/>
          <w:szCs w:val="20"/>
        </w:rPr>
        <w:t> </w:t>
      </w:r>
    </w:p>
    <w:p w14:paraId="07B925BB"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t>
      </w:r>
      <w:r>
        <w:rPr>
          <w:rStyle w:val="eop"/>
          <w:rFonts w:ascii="Courier New" w:eastAsiaTheme="majorEastAsia" w:hAnsi="Courier New" w:cs="Courier New"/>
          <w:color w:val="000000"/>
          <w:sz w:val="20"/>
          <w:szCs w:val="20"/>
        </w:rPr>
        <w:t> </w:t>
      </w:r>
    </w:p>
    <w:p w14:paraId="64E93E1D"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t>
      </w:r>
      <w:r>
        <w:rPr>
          <w:rStyle w:val="eop"/>
          <w:rFonts w:ascii="Courier New" w:eastAsiaTheme="majorEastAsia" w:hAnsi="Courier New" w:cs="Courier New"/>
          <w:color w:val="000000"/>
          <w:sz w:val="20"/>
          <w:szCs w:val="20"/>
        </w:rPr>
        <w:t> </w:t>
      </w:r>
    </w:p>
    <w:p w14:paraId="6300CDCD" w14:textId="2E7229E4"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xml:space="preserve">    val=zeros(3,3,nbd); </w:t>
      </w:r>
    </w:p>
    <w:p w14:paraId="30E42790"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vec=zeros(nbd,3);</w:t>
      </w:r>
      <w:r>
        <w:rPr>
          <w:rStyle w:val="eop"/>
          <w:rFonts w:ascii="Courier New" w:eastAsiaTheme="majorEastAsia" w:hAnsi="Courier New" w:cs="Courier New"/>
          <w:color w:val="000000"/>
          <w:sz w:val="20"/>
          <w:szCs w:val="20"/>
        </w:rPr>
        <w:t> </w:t>
      </w:r>
    </w:p>
    <w:p w14:paraId="3BCE7CFB"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t>
      </w:r>
      <w:r>
        <w:rPr>
          <w:rStyle w:val="eop"/>
          <w:rFonts w:ascii="Courier New" w:eastAsiaTheme="majorEastAsia" w:hAnsi="Courier New" w:cs="Courier New"/>
          <w:color w:val="000000"/>
          <w:sz w:val="20"/>
          <w:szCs w:val="20"/>
        </w:rPr>
        <w:t> </w:t>
      </w:r>
    </w:p>
    <w:p w14:paraId="7B9D6F77"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t>
      </w:r>
      <w:r>
        <w:rPr>
          <w:rStyle w:val="eop"/>
          <w:rFonts w:ascii="Courier New" w:eastAsiaTheme="majorEastAsia" w:hAnsi="Courier New" w:cs="Courier New"/>
          <w:color w:val="000000"/>
          <w:sz w:val="20"/>
          <w:szCs w:val="20"/>
        </w:rPr>
        <w:t> </w:t>
      </w:r>
    </w:p>
    <w:p w14:paraId="61CA109B"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xml:space="preserve">    </w:t>
      </w:r>
      <w:r>
        <w:rPr>
          <w:rStyle w:val="normaltextrun"/>
          <w:rFonts w:ascii="Courier New" w:eastAsiaTheme="majorEastAsia" w:hAnsi="Courier New" w:cs="Courier New"/>
          <w:color w:val="0000FF"/>
          <w:sz w:val="20"/>
          <w:szCs w:val="20"/>
        </w:rPr>
        <w:t>for</w:t>
      </w:r>
      <w:r>
        <w:rPr>
          <w:rStyle w:val="normaltextrun"/>
          <w:rFonts w:ascii="Courier New" w:eastAsiaTheme="majorEastAsia" w:hAnsi="Courier New" w:cs="Courier New"/>
          <w:color w:val="000000"/>
          <w:sz w:val="20"/>
          <w:szCs w:val="20"/>
        </w:rPr>
        <w:t xml:space="preserve"> ii=1:nbd</w:t>
      </w:r>
      <w:r>
        <w:rPr>
          <w:rStyle w:val="eop"/>
          <w:rFonts w:ascii="Courier New" w:eastAsiaTheme="majorEastAsia" w:hAnsi="Courier New" w:cs="Courier New"/>
          <w:color w:val="000000"/>
          <w:sz w:val="20"/>
          <w:szCs w:val="20"/>
        </w:rPr>
        <w:t> </w:t>
      </w:r>
    </w:p>
    <w:p w14:paraId="1FEBE533" w14:textId="08EB3E90"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val(:,:,ii)=squeeze(pxrho(:,:,idst(ii)));</w:t>
      </w:r>
      <w:r>
        <w:rPr>
          <w:rStyle w:val="eop"/>
          <w:rFonts w:ascii="Courier New" w:eastAsiaTheme="majorEastAsia" w:hAnsi="Courier New" w:cs="Courier New"/>
          <w:color w:val="000000"/>
          <w:sz w:val="20"/>
          <w:szCs w:val="20"/>
        </w:rPr>
        <w:t> </w:t>
      </w:r>
      <w:r w:rsidR="000215D4" w:rsidRPr="000215D4">
        <w:rPr>
          <w:rStyle w:val="normaltextrun"/>
          <w:rFonts w:asciiTheme="minorHAnsi" w:eastAsiaTheme="majorEastAsia" w:hAnsiTheme="minorHAnsi" w:cstheme="minorHAnsi"/>
          <w:color w:val="A6A6A6" w:themeColor="background1" w:themeShade="A6"/>
        </w:rPr>
        <w:t xml:space="preserve">what does </w:t>
      </w:r>
      <w:r w:rsidR="000215D4">
        <w:rPr>
          <w:rStyle w:val="normaltextrun"/>
          <w:rFonts w:asciiTheme="minorHAnsi" w:eastAsiaTheme="majorEastAsia" w:hAnsiTheme="minorHAnsi" w:cstheme="minorHAnsi"/>
          <w:color w:val="A6A6A6" w:themeColor="background1" w:themeShade="A6"/>
        </w:rPr>
        <w:t>val</w:t>
      </w:r>
      <w:r w:rsidR="000215D4" w:rsidRPr="000215D4">
        <w:rPr>
          <w:rStyle w:val="normaltextrun"/>
          <w:rFonts w:asciiTheme="minorHAnsi" w:eastAsiaTheme="majorEastAsia" w:hAnsiTheme="minorHAnsi" w:cstheme="minorHAnsi"/>
          <w:color w:val="A6A6A6" w:themeColor="background1" w:themeShade="A6"/>
        </w:rPr>
        <w:t xml:space="preserve"> contain?</w:t>
      </w:r>
    </w:p>
    <w:p w14:paraId="43CBE23E" w14:textId="2A832A79" w:rsidR="000215D4" w:rsidRDefault="00BB245B" w:rsidP="000215D4">
      <w:pPr>
        <w:pStyle w:val="paragraph"/>
        <w:spacing w:before="0" w:beforeAutospacing="0" w:after="0" w:afterAutospacing="0"/>
        <w:textAlignment w:val="baseline"/>
        <w:rPr>
          <w:rStyle w:val="normaltextrun"/>
          <w:rFonts w:asciiTheme="minorHAnsi" w:eastAsiaTheme="majorEastAsia" w:hAnsiTheme="minorHAnsi" w:cstheme="minorHAnsi"/>
          <w:color w:val="A6A6A6" w:themeColor="background1" w:themeShade="A6"/>
        </w:rPr>
      </w:pPr>
      <w:r>
        <w:rPr>
          <w:rStyle w:val="normaltextrun"/>
          <w:rFonts w:ascii="Courier New" w:eastAsiaTheme="majorEastAsia" w:hAnsi="Courier New" w:cs="Courier New"/>
          <w:color w:val="000000"/>
          <w:sz w:val="20"/>
          <w:szCs w:val="20"/>
        </w:rPr>
        <w:t>        vec(ii,:)=erdirt(idst(ii),:);</w:t>
      </w:r>
      <w:r>
        <w:rPr>
          <w:rStyle w:val="eop"/>
          <w:rFonts w:ascii="Courier New" w:eastAsiaTheme="majorEastAsia" w:hAnsi="Courier New" w:cs="Courier New"/>
          <w:color w:val="000000"/>
          <w:sz w:val="20"/>
          <w:szCs w:val="20"/>
        </w:rPr>
        <w:t> </w:t>
      </w:r>
      <w:r w:rsidR="000215D4" w:rsidRPr="000215D4">
        <w:rPr>
          <w:rStyle w:val="normaltextrun"/>
          <w:rFonts w:asciiTheme="minorHAnsi" w:eastAsiaTheme="majorEastAsia" w:hAnsiTheme="minorHAnsi" w:cstheme="minorHAnsi"/>
          <w:color w:val="A6A6A6" w:themeColor="background1" w:themeShade="A6"/>
        </w:rPr>
        <w:t xml:space="preserve">what does </w:t>
      </w:r>
      <w:r w:rsidR="000215D4">
        <w:rPr>
          <w:rStyle w:val="normaltextrun"/>
          <w:rFonts w:asciiTheme="minorHAnsi" w:eastAsiaTheme="majorEastAsia" w:hAnsiTheme="minorHAnsi" w:cstheme="minorHAnsi"/>
          <w:color w:val="A6A6A6" w:themeColor="background1" w:themeShade="A6"/>
        </w:rPr>
        <w:t>vec</w:t>
      </w:r>
      <w:r w:rsidR="000215D4" w:rsidRPr="000215D4">
        <w:rPr>
          <w:rStyle w:val="normaltextrun"/>
          <w:rFonts w:asciiTheme="minorHAnsi" w:eastAsiaTheme="majorEastAsia" w:hAnsiTheme="minorHAnsi" w:cstheme="minorHAnsi"/>
          <w:color w:val="A6A6A6" w:themeColor="background1" w:themeShade="A6"/>
        </w:rPr>
        <w:t xml:space="preserve"> contain?</w:t>
      </w:r>
    </w:p>
    <w:p w14:paraId="0EC01CA7" w14:textId="1E39D963" w:rsidR="00BC0F37" w:rsidRDefault="00BC0F37" w:rsidP="000215D4">
      <w:pPr>
        <w:pStyle w:val="paragraph"/>
        <w:spacing w:before="0" w:beforeAutospacing="0" w:after="0" w:afterAutospacing="0"/>
        <w:textAlignment w:val="baseline"/>
        <w:rPr>
          <w:rFonts w:ascii="Segoe UI" w:hAnsi="Segoe UI" w:cs="Segoe UI"/>
          <w:sz w:val="18"/>
          <w:szCs w:val="18"/>
        </w:rPr>
      </w:pPr>
      <w:r>
        <w:rPr>
          <w:rStyle w:val="normaltextrun"/>
          <w:rFonts w:asciiTheme="minorHAnsi" w:eastAsiaTheme="majorEastAsia" w:hAnsiTheme="minorHAnsi" w:cstheme="minorHAnsi"/>
          <w:color w:val="A6A6A6" w:themeColor="background1" w:themeShade="A6"/>
        </w:rPr>
        <w:tab/>
      </w:r>
      <w:r>
        <w:rPr>
          <w:rStyle w:val="normaltextrun"/>
          <w:rFonts w:asciiTheme="minorHAnsi" w:eastAsiaTheme="majorEastAsia" w:hAnsiTheme="minorHAnsi" w:cstheme="minorHAnsi"/>
          <w:color w:val="A6A6A6" w:themeColor="background1" w:themeShade="A6"/>
        </w:rPr>
        <w:tab/>
        <w:t>Stores 3D coordinates for the nearest points</w:t>
      </w:r>
      <w:r w:rsidR="00440105">
        <w:rPr>
          <w:rStyle w:val="normaltextrun"/>
          <w:rFonts w:asciiTheme="minorHAnsi" w:eastAsiaTheme="majorEastAsia" w:hAnsiTheme="minorHAnsi" w:cstheme="minorHAnsi"/>
          <w:color w:val="A6A6A6" w:themeColor="background1" w:themeShade="A6"/>
        </w:rPr>
        <w:t xml:space="preserve"> equation (5)</w:t>
      </w:r>
    </w:p>
    <w:p w14:paraId="37C495AB" w14:textId="7FB34CBF" w:rsidR="00BB245B" w:rsidRDefault="00BB245B" w:rsidP="00BB245B">
      <w:pPr>
        <w:pStyle w:val="paragraph"/>
        <w:spacing w:before="0" w:beforeAutospacing="0" w:after="0" w:afterAutospacing="0"/>
        <w:textAlignment w:val="baseline"/>
        <w:rPr>
          <w:rFonts w:ascii="Segoe UI" w:hAnsi="Segoe UI" w:cs="Segoe UI"/>
          <w:sz w:val="18"/>
          <w:szCs w:val="18"/>
        </w:rPr>
      </w:pPr>
    </w:p>
    <w:p w14:paraId="0BAE872F"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xml:space="preserve">    </w:t>
      </w:r>
      <w:r>
        <w:rPr>
          <w:rStyle w:val="normaltextrun"/>
          <w:rFonts w:ascii="Courier New" w:eastAsiaTheme="majorEastAsia" w:hAnsi="Courier New" w:cs="Courier New"/>
          <w:color w:val="0000FF"/>
          <w:sz w:val="20"/>
          <w:szCs w:val="20"/>
        </w:rPr>
        <w:t>end</w:t>
      </w:r>
      <w:r>
        <w:rPr>
          <w:rStyle w:val="eop"/>
          <w:rFonts w:ascii="Courier New" w:eastAsiaTheme="majorEastAsia" w:hAnsi="Courier New" w:cs="Courier New"/>
          <w:color w:val="0000FF"/>
          <w:sz w:val="20"/>
          <w:szCs w:val="20"/>
        </w:rPr>
        <w:t> </w:t>
      </w:r>
    </w:p>
    <w:p w14:paraId="4184C32E"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t>
      </w:r>
      <w:r>
        <w:rPr>
          <w:rStyle w:val="eop"/>
          <w:rFonts w:ascii="Courier New" w:eastAsiaTheme="majorEastAsia" w:hAnsi="Courier New" w:cs="Courier New"/>
          <w:color w:val="000000"/>
          <w:sz w:val="20"/>
          <w:szCs w:val="20"/>
        </w:rPr>
        <w:t> </w:t>
      </w:r>
    </w:p>
    <w:p w14:paraId="1D40A2E4" w14:textId="4A14FE2A"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lastRenderedPageBreak/>
        <w:t xml:space="preserve">    </w:t>
      </w:r>
    </w:p>
    <w:p w14:paraId="53B5BCE0"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xml:space="preserve">    </w:t>
      </w:r>
      <w:r>
        <w:rPr>
          <w:rStyle w:val="normaltextrun"/>
          <w:rFonts w:ascii="Courier New" w:eastAsiaTheme="majorEastAsia" w:hAnsi="Courier New" w:cs="Courier New"/>
          <w:color w:val="0000FF"/>
          <w:sz w:val="20"/>
          <w:szCs w:val="20"/>
        </w:rPr>
        <w:t>for</w:t>
      </w:r>
      <w:r>
        <w:rPr>
          <w:rStyle w:val="normaltextrun"/>
          <w:rFonts w:ascii="Courier New" w:eastAsiaTheme="majorEastAsia" w:hAnsi="Courier New" w:cs="Courier New"/>
          <w:color w:val="000000"/>
          <w:sz w:val="20"/>
          <w:szCs w:val="20"/>
        </w:rPr>
        <w:t xml:space="preserve"> it=1:4</w:t>
      </w:r>
      <w:r>
        <w:rPr>
          <w:rStyle w:val="eop"/>
          <w:rFonts w:ascii="Courier New" w:eastAsiaTheme="majorEastAsia" w:hAnsi="Courier New" w:cs="Courier New"/>
          <w:color w:val="000000"/>
          <w:sz w:val="20"/>
          <w:szCs w:val="20"/>
        </w:rPr>
        <w:t> </w:t>
      </w:r>
    </w:p>
    <w:p w14:paraId="7E1BB21E"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t>
      </w:r>
      <w:r>
        <w:rPr>
          <w:rStyle w:val="eop"/>
          <w:rFonts w:ascii="Courier New" w:eastAsiaTheme="majorEastAsia" w:hAnsi="Courier New" w:cs="Courier New"/>
          <w:color w:val="000000"/>
          <w:sz w:val="20"/>
          <w:szCs w:val="20"/>
        </w:rPr>
        <w:t> </w:t>
      </w:r>
    </w:p>
    <w:p w14:paraId="078D1373"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ith=circshift([1:nbd]',it-1)';</w:t>
      </w:r>
      <w:r>
        <w:rPr>
          <w:rStyle w:val="eop"/>
          <w:rFonts w:ascii="Courier New" w:eastAsiaTheme="majorEastAsia" w:hAnsi="Courier New" w:cs="Courier New"/>
          <w:color w:val="000000"/>
          <w:sz w:val="20"/>
          <w:szCs w:val="20"/>
        </w:rPr>
        <w:t> </w:t>
      </w:r>
    </w:p>
    <w:p w14:paraId="4A2FE17E" w14:textId="22676302"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xml:space="preserve">        tri_val=val(:,:,ith(1:3)); </w:t>
      </w:r>
    </w:p>
    <w:p w14:paraId="29EA79E3"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tri_vec=vec(ith(1:3),:);</w:t>
      </w:r>
      <w:r>
        <w:rPr>
          <w:rStyle w:val="eop"/>
          <w:rFonts w:ascii="Courier New" w:eastAsiaTheme="majorEastAsia" w:hAnsi="Courier New" w:cs="Courier New"/>
          <w:color w:val="000000"/>
          <w:sz w:val="20"/>
          <w:szCs w:val="20"/>
        </w:rPr>
        <w:t> </w:t>
      </w:r>
    </w:p>
    <w:p w14:paraId="2352CE83"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t>
      </w:r>
      <w:r>
        <w:rPr>
          <w:rStyle w:val="eop"/>
          <w:rFonts w:ascii="Courier New" w:eastAsiaTheme="majorEastAsia" w:hAnsi="Courier New" w:cs="Courier New"/>
          <w:color w:val="000000"/>
          <w:sz w:val="20"/>
          <w:szCs w:val="20"/>
        </w:rPr>
        <w:t> </w:t>
      </w:r>
    </w:p>
    <w:p w14:paraId="3AC93149"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valcorr=zeros(3,1);</w:t>
      </w:r>
      <w:r>
        <w:rPr>
          <w:rStyle w:val="eop"/>
          <w:rFonts w:ascii="Courier New" w:eastAsiaTheme="majorEastAsia" w:hAnsi="Courier New" w:cs="Courier New"/>
          <w:color w:val="000000"/>
          <w:sz w:val="20"/>
          <w:szCs w:val="20"/>
        </w:rPr>
        <w:t> </w:t>
      </w:r>
    </w:p>
    <w:p w14:paraId="5374921D"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tmp=corrcoef(squeeze(tri_val(:,:,1)),squeeze(tri_val(:,:,2)));</w:t>
      </w:r>
      <w:r>
        <w:rPr>
          <w:rStyle w:val="eop"/>
          <w:rFonts w:ascii="Courier New" w:eastAsiaTheme="majorEastAsia" w:hAnsi="Courier New" w:cs="Courier New"/>
          <w:color w:val="000000"/>
          <w:sz w:val="20"/>
          <w:szCs w:val="20"/>
        </w:rPr>
        <w:t> </w:t>
      </w:r>
    </w:p>
    <w:p w14:paraId="3A163F26"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valcorr(1)=(tmp(1,2));</w:t>
      </w:r>
      <w:r>
        <w:rPr>
          <w:rStyle w:val="eop"/>
          <w:rFonts w:ascii="Courier New" w:eastAsiaTheme="majorEastAsia" w:hAnsi="Courier New" w:cs="Courier New"/>
          <w:color w:val="000000"/>
          <w:sz w:val="20"/>
          <w:szCs w:val="20"/>
        </w:rPr>
        <w:t> </w:t>
      </w:r>
    </w:p>
    <w:p w14:paraId="02815BC4"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tmp=corrcoef(squeeze(tri_val(:,:,2)),squeeze(tri_val(:,:,3)));</w:t>
      </w:r>
      <w:r>
        <w:rPr>
          <w:rStyle w:val="eop"/>
          <w:rFonts w:ascii="Courier New" w:eastAsiaTheme="majorEastAsia" w:hAnsi="Courier New" w:cs="Courier New"/>
          <w:color w:val="000000"/>
          <w:sz w:val="20"/>
          <w:szCs w:val="20"/>
        </w:rPr>
        <w:t> </w:t>
      </w:r>
    </w:p>
    <w:p w14:paraId="37AA2234"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valcorr(2)=(tmp(1,2));</w:t>
      </w:r>
      <w:r>
        <w:rPr>
          <w:rStyle w:val="eop"/>
          <w:rFonts w:ascii="Courier New" w:eastAsiaTheme="majorEastAsia" w:hAnsi="Courier New" w:cs="Courier New"/>
          <w:color w:val="000000"/>
          <w:sz w:val="20"/>
          <w:szCs w:val="20"/>
        </w:rPr>
        <w:t> </w:t>
      </w:r>
    </w:p>
    <w:p w14:paraId="14EF00FC"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tmp=corrcoef(squeeze(tri_val(:,:,3)),squeeze(tri_val(:,:,1)));</w:t>
      </w:r>
      <w:r>
        <w:rPr>
          <w:rStyle w:val="eop"/>
          <w:rFonts w:ascii="Courier New" w:eastAsiaTheme="majorEastAsia" w:hAnsi="Courier New" w:cs="Courier New"/>
          <w:color w:val="000000"/>
          <w:sz w:val="20"/>
          <w:szCs w:val="20"/>
        </w:rPr>
        <w:t> </w:t>
      </w:r>
    </w:p>
    <w:p w14:paraId="300570BB" w14:textId="77777777" w:rsidR="00BB245B" w:rsidRDefault="00BB245B" w:rsidP="00BB245B">
      <w:pPr>
        <w:pStyle w:val="paragraph"/>
        <w:spacing w:before="0" w:beforeAutospacing="0" w:after="0" w:afterAutospacing="0"/>
        <w:textAlignment w:val="baseline"/>
        <w:rPr>
          <w:rStyle w:val="eop"/>
          <w:rFonts w:ascii="Courier New" w:eastAsiaTheme="majorEastAsia" w:hAnsi="Courier New" w:cs="Courier New"/>
          <w:color w:val="000000"/>
          <w:sz w:val="20"/>
          <w:szCs w:val="20"/>
        </w:rPr>
      </w:pPr>
      <w:r>
        <w:rPr>
          <w:rStyle w:val="normaltextrun"/>
          <w:rFonts w:ascii="Courier New" w:eastAsiaTheme="majorEastAsia" w:hAnsi="Courier New" w:cs="Courier New"/>
          <w:color w:val="000000"/>
          <w:sz w:val="20"/>
          <w:szCs w:val="20"/>
        </w:rPr>
        <w:t>        valcorr(3)=(tmp(1,2));</w:t>
      </w:r>
      <w:r>
        <w:rPr>
          <w:rStyle w:val="eop"/>
          <w:rFonts w:ascii="Courier New" w:eastAsiaTheme="majorEastAsia" w:hAnsi="Courier New" w:cs="Courier New"/>
          <w:color w:val="000000"/>
          <w:sz w:val="20"/>
          <w:szCs w:val="20"/>
        </w:rPr>
        <w:t> </w:t>
      </w:r>
    </w:p>
    <w:p w14:paraId="157DE49C" w14:textId="77777777" w:rsidR="00640343" w:rsidRDefault="00640343" w:rsidP="00BB245B">
      <w:pPr>
        <w:pStyle w:val="paragraph"/>
        <w:spacing w:before="0" w:beforeAutospacing="0" w:after="0" w:afterAutospacing="0"/>
        <w:textAlignment w:val="baseline"/>
        <w:rPr>
          <w:rStyle w:val="eop"/>
          <w:rFonts w:ascii="Courier New" w:eastAsiaTheme="majorEastAsia" w:hAnsi="Courier New" w:cs="Courier New"/>
          <w:color w:val="000000"/>
          <w:sz w:val="20"/>
          <w:szCs w:val="20"/>
        </w:rPr>
      </w:pPr>
    </w:p>
    <w:p w14:paraId="43231F82" w14:textId="0943B3BC" w:rsidR="00640343" w:rsidRPr="00640343" w:rsidRDefault="00640343" w:rsidP="00BB245B">
      <w:pPr>
        <w:pStyle w:val="paragraph"/>
        <w:spacing w:before="0" w:beforeAutospacing="0" w:after="0" w:afterAutospacing="0"/>
        <w:textAlignment w:val="baseline"/>
        <w:rPr>
          <w:rStyle w:val="normaltextrun"/>
          <w:rFonts w:asciiTheme="minorHAnsi" w:eastAsiaTheme="majorEastAsia" w:hAnsiTheme="minorHAnsi" w:cstheme="minorHAnsi"/>
          <w:color w:val="A6A6A6" w:themeColor="background1" w:themeShade="A6"/>
        </w:rPr>
      </w:pPr>
      <w:r w:rsidRPr="00640343">
        <w:rPr>
          <w:rStyle w:val="normaltextrun"/>
          <w:rFonts w:asciiTheme="minorHAnsi" w:eastAsiaTheme="majorEastAsia" w:hAnsiTheme="minorHAnsi" w:cstheme="minorHAnsi"/>
          <w:color w:val="A6A6A6" w:themeColor="background1" w:themeShade="A6"/>
        </w:rPr>
        <w:t xml:space="preserve">What does valcorr contain? </w:t>
      </w:r>
    </w:p>
    <w:p w14:paraId="5BC27DB7"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t>
      </w:r>
      <w:r>
        <w:rPr>
          <w:rStyle w:val="eop"/>
          <w:rFonts w:ascii="Courier New" w:eastAsiaTheme="majorEastAsia" w:hAnsi="Courier New" w:cs="Courier New"/>
          <w:color w:val="000000"/>
          <w:sz w:val="20"/>
          <w:szCs w:val="20"/>
        </w:rPr>
        <w:t> </w:t>
      </w:r>
    </w:p>
    <w:p w14:paraId="4EA7399A" w14:textId="68E6C8D1" w:rsidR="00BB245B" w:rsidRDefault="00BB245B" w:rsidP="00640343">
      <w:pPr>
        <w:pStyle w:val="paragraph"/>
        <w:spacing w:before="0" w:beforeAutospacing="0" w:after="0" w:afterAutospacing="0"/>
        <w:textAlignment w:val="baseline"/>
        <w:rPr>
          <w:rStyle w:val="normaltextrun"/>
          <w:rFonts w:ascii="Courier New" w:eastAsiaTheme="majorEastAsia" w:hAnsi="Courier New" w:cs="Courier New"/>
          <w:color w:val="3C763D"/>
          <w:sz w:val="20"/>
          <w:szCs w:val="20"/>
        </w:rPr>
      </w:pPr>
      <w:r>
        <w:rPr>
          <w:rStyle w:val="normaltextrun"/>
          <w:rFonts w:ascii="Courier New" w:eastAsiaTheme="majorEastAsia" w:hAnsi="Courier New" w:cs="Courier New"/>
          <w:color w:val="000000"/>
          <w:sz w:val="20"/>
          <w:szCs w:val="20"/>
        </w:rPr>
        <w:t xml:space="preserve">        </w:t>
      </w:r>
      <w:r>
        <w:rPr>
          <w:rStyle w:val="normaltextrun"/>
          <w:rFonts w:ascii="Courier New" w:eastAsiaTheme="majorEastAsia" w:hAnsi="Courier New" w:cs="Courier New"/>
          <w:color w:val="0000FF"/>
          <w:sz w:val="20"/>
          <w:szCs w:val="20"/>
        </w:rPr>
        <w:t>if</w:t>
      </w:r>
      <w:r>
        <w:rPr>
          <w:rStyle w:val="normaltextrun"/>
          <w:rFonts w:ascii="Courier New" w:eastAsiaTheme="majorEastAsia" w:hAnsi="Courier New" w:cs="Courier New"/>
          <w:color w:val="000000"/>
          <w:sz w:val="20"/>
          <w:szCs w:val="20"/>
        </w:rPr>
        <w:t xml:space="preserve"> sum(valcorr &gt; cut)==3 </w:t>
      </w:r>
      <w:r w:rsidR="00640343" w:rsidRPr="00640343">
        <w:rPr>
          <w:rStyle w:val="normaltextrun"/>
          <w:rFonts w:asciiTheme="minorHAnsi" w:eastAsiaTheme="majorEastAsia" w:hAnsiTheme="minorHAnsi" w:cstheme="minorHAnsi"/>
          <w:color w:val="A6A6A6" w:themeColor="background1" w:themeShade="A6"/>
        </w:rPr>
        <w:t xml:space="preserve">Explain </w:t>
      </w:r>
      <w:r w:rsidR="003F3CCC">
        <w:rPr>
          <w:rStyle w:val="normaltextrun"/>
          <w:rFonts w:asciiTheme="minorHAnsi" w:eastAsiaTheme="majorEastAsia" w:hAnsiTheme="minorHAnsi" w:cstheme="minorHAnsi"/>
          <w:color w:val="A6A6A6" w:themeColor="background1" w:themeShade="A6"/>
        </w:rPr>
        <w:t>this if loop, refer to paper 1</w:t>
      </w:r>
      <w:r w:rsidR="003F3CCC" w:rsidRPr="003F3CCC">
        <w:rPr>
          <w:rStyle w:val="normaltextrun"/>
          <w:rFonts w:asciiTheme="minorHAnsi" w:eastAsiaTheme="majorEastAsia" w:hAnsiTheme="minorHAnsi" w:cstheme="minorHAnsi"/>
          <w:color w:val="A6A6A6" w:themeColor="background1" w:themeShade="A6"/>
        </w:rPr>
        <w:t>.</w:t>
      </w:r>
      <w:r w:rsidR="003F3CCC">
        <w:rPr>
          <w:rStyle w:val="normaltextrun"/>
          <w:rFonts w:ascii="Courier New" w:eastAsiaTheme="majorEastAsia" w:hAnsi="Courier New" w:cs="Courier New"/>
          <w:color w:val="3C763D"/>
          <w:sz w:val="20"/>
          <w:szCs w:val="20"/>
        </w:rPr>
        <w:t xml:space="preserve"> </w:t>
      </w:r>
    </w:p>
    <w:p w14:paraId="6356D83C" w14:textId="56331C80" w:rsidR="00440105" w:rsidRDefault="00440105" w:rsidP="00640343">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3C763D"/>
          <w:sz w:val="20"/>
          <w:szCs w:val="20"/>
        </w:rPr>
        <w:tab/>
      </w:r>
      <w:r>
        <w:rPr>
          <w:rStyle w:val="normaltextrun"/>
          <w:rFonts w:ascii="Courier New" w:eastAsiaTheme="majorEastAsia" w:hAnsi="Courier New" w:cs="Courier New"/>
          <w:color w:val="3C763D"/>
          <w:sz w:val="20"/>
          <w:szCs w:val="20"/>
        </w:rPr>
        <w:tab/>
        <w:t>Tries to avoid noisy interpolation through cross-checking triangular correlation coefficients to if it exceeds cut variable value.</w:t>
      </w:r>
    </w:p>
    <w:p w14:paraId="0059996C"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w1= valcorr(1)+valcorr(3);</w:t>
      </w:r>
      <w:r>
        <w:rPr>
          <w:rStyle w:val="eop"/>
          <w:rFonts w:ascii="Courier New" w:eastAsiaTheme="majorEastAsia" w:hAnsi="Courier New" w:cs="Courier New"/>
          <w:color w:val="000000"/>
          <w:sz w:val="20"/>
          <w:szCs w:val="20"/>
        </w:rPr>
        <w:t> </w:t>
      </w:r>
    </w:p>
    <w:p w14:paraId="085F7ADC"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w2= valcorr(1)+valcorr(2);</w:t>
      </w:r>
      <w:r>
        <w:rPr>
          <w:rStyle w:val="eop"/>
          <w:rFonts w:ascii="Courier New" w:eastAsiaTheme="majorEastAsia" w:hAnsi="Courier New" w:cs="Courier New"/>
          <w:color w:val="000000"/>
          <w:sz w:val="20"/>
          <w:szCs w:val="20"/>
        </w:rPr>
        <w:t> </w:t>
      </w:r>
    </w:p>
    <w:p w14:paraId="51F90D5C"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w3= valcorr(2)+valcorr(3);</w:t>
      </w:r>
      <w:r>
        <w:rPr>
          <w:rStyle w:val="eop"/>
          <w:rFonts w:ascii="Courier New" w:eastAsiaTheme="majorEastAsia" w:hAnsi="Courier New" w:cs="Courier New"/>
          <w:color w:val="000000"/>
          <w:sz w:val="20"/>
          <w:szCs w:val="20"/>
        </w:rPr>
        <w:t> </w:t>
      </w:r>
    </w:p>
    <w:p w14:paraId="5A82568E"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w=w1+w2+w3;</w:t>
      </w:r>
      <w:r>
        <w:rPr>
          <w:rStyle w:val="eop"/>
          <w:rFonts w:ascii="Courier New" w:eastAsiaTheme="majorEastAsia" w:hAnsi="Courier New" w:cs="Courier New"/>
          <w:color w:val="000000"/>
          <w:sz w:val="20"/>
          <w:szCs w:val="20"/>
        </w:rPr>
        <w:t> </w:t>
      </w:r>
    </w:p>
    <w:p w14:paraId="553F75D4"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t>
      </w:r>
      <w:r>
        <w:rPr>
          <w:rStyle w:val="eop"/>
          <w:rFonts w:ascii="Courier New" w:eastAsiaTheme="majorEastAsia" w:hAnsi="Courier New" w:cs="Courier New"/>
          <w:color w:val="000000"/>
          <w:sz w:val="20"/>
          <w:szCs w:val="20"/>
        </w:rPr>
        <w:t> </w:t>
      </w:r>
    </w:p>
    <w:p w14:paraId="7E982399"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cmdirt(cmidx,:)=(w1*tri_vec(1,:)+w2*tri_vec(2,:)+w3*tri_vec(3,:))./w;</w:t>
      </w:r>
      <w:r>
        <w:rPr>
          <w:rStyle w:val="eop"/>
          <w:rFonts w:ascii="Courier New" w:eastAsiaTheme="majorEastAsia" w:hAnsi="Courier New" w:cs="Courier New"/>
          <w:color w:val="000000"/>
          <w:sz w:val="20"/>
          <w:szCs w:val="20"/>
        </w:rPr>
        <w:t> </w:t>
      </w:r>
    </w:p>
    <w:p w14:paraId="2D9A9FC4"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cmval(cmidx)=(w1*tri_val(2,2,1)+w2*tri_val(2,2,2)+w3*tri_val(2,2,3))./w;</w:t>
      </w:r>
      <w:r>
        <w:rPr>
          <w:rStyle w:val="eop"/>
          <w:rFonts w:ascii="Courier New" w:eastAsiaTheme="majorEastAsia" w:hAnsi="Courier New" w:cs="Courier New"/>
          <w:color w:val="000000"/>
          <w:sz w:val="20"/>
          <w:szCs w:val="20"/>
        </w:rPr>
        <w:t> </w:t>
      </w:r>
    </w:p>
    <w:p w14:paraId="1FEFED5C"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cmidx=cmidx+1;</w:t>
      </w:r>
      <w:r>
        <w:rPr>
          <w:rStyle w:val="eop"/>
          <w:rFonts w:ascii="Courier New" w:eastAsiaTheme="majorEastAsia" w:hAnsi="Courier New" w:cs="Courier New"/>
          <w:color w:val="000000"/>
          <w:sz w:val="20"/>
          <w:szCs w:val="20"/>
        </w:rPr>
        <w:t> </w:t>
      </w:r>
    </w:p>
    <w:p w14:paraId="52719D04"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t>
      </w:r>
      <w:r>
        <w:rPr>
          <w:rStyle w:val="eop"/>
          <w:rFonts w:ascii="Courier New" w:eastAsiaTheme="majorEastAsia" w:hAnsi="Courier New" w:cs="Courier New"/>
          <w:color w:val="000000"/>
          <w:sz w:val="20"/>
          <w:szCs w:val="20"/>
        </w:rPr>
        <w:t> </w:t>
      </w:r>
    </w:p>
    <w:p w14:paraId="6BA17DF0"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xml:space="preserve">        </w:t>
      </w:r>
      <w:r>
        <w:rPr>
          <w:rStyle w:val="normaltextrun"/>
          <w:rFonts w:ascii="Courier New" w:eastAsiaTheme="majorEastAsia" w:hAnsi="Courier New" w:cs="Courier New"/>
          <w:color w:val="0000FF"/>
          <w:sz w:val="20"/>
          <w:szCs w:val="20"/>
        </w:rPr>
        <w:t>end</w:t>
      </w:r>
      <w:r>
        <w:rPr>
          <w:rStyle w:val="eop"/>
          <w:rFonts w:ascii="Courier New" w:eastAsiaTheme="majorEastAsia" w:hAnsi="Courier New" w:cs="Courier New"/>
          <w:color w:val="0000FF"/>
          <w:sz w:val="20"/>
          <w:szCs w:val="20"/>
        </w:rPr>
        <w:t> </w:t>
      </w:r>
    </w:p>
    <w:p w14:paraId="2D695813"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t>
      </w:r>
      <w:r>
        <w:rPr>
          <w:rStyle w:val="eop"/>
          <w:rFonts w:ascii="Courier New" w:eastAsiaTheme="majorEastAsia" w:hAnsi="Courier New" w:cs="Courier New"/>
          <w:color w:val="000000"/>
          <w:sz w:val="20"/>
          <w:szCs w:val="20"/>
        </w:rPr>
        <w:t> </w:t>
      </w:r>
    </w:p>
    <w:p w14:paraId="3D649C5B"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t>
      </w:r>
      <w:r>
        <w:rPr>
          <w:rStyle w:val="eop"/>
          <w:rFonts w:ascii="Courier New" w:eastAsiaTheme="majorEastAsia" w:hAnsi="Courier New" w:cs="Courier New"/>
          <w:color w:val="000000"/>
          <w:sz w:val="20"/>
          <w:szCs w:val="20"/>
        </w:rPr>
        <w:t> </w:t>
      </w:r>
    </w:p>
    <w:p w14:paraId="57CF2586"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xml:space="preserve">    </w:t>
      </w:r>
      <w:r>
        <w:rPr>
          <w:rStyle w:val="normaltextrun"/>
          <w:rFonts w:ascii="Courier New" w:eastAsiaTheme="majorEastAsia" w:hAnsi="Courier New" w:cs="Courier New"/>
          <w:color w:val="0000FF"/>
          <w:sz w:val="20"/>
          <w:szCs w:val="20"/>
        </w:rPr>
        <w:t>end</w:t>
      </w:r>
      <w:r>
        <w:rPr>
          <w:rStyle w:val="eop"/>
          <w:rFonts w:ascii="Courier New" w:eastAsiaTheme="majorEastAsia" w:hAnsi="Courier New" w:cs="Courier New"/>
          <w:color w:val="0000FF"/>
          <w:sz w:val="20"/>
          <w:szCs w:val="20"/>
        </w:rPr>
        <w:t> </w:t>
      </w:r>
    </w:p>
    <w:p w14:paraId="40DF770C"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t>
      </w:r>
      <w:r>
        <w:rPr>
          <w:rStyle w:val="eop"/>
          <w:rFonts w:ascii="Courier New" w:eastAsiaTheme="majorEastAsia" w:hAnsi="Courier New" w:cs="Courier New"/>
          <w:color w:val="000000"/>
          <w:sz w:val="20"/>
          <w:szCs w:val="20"/>
        </w:rPr>
        <w:t> </w:t>
      </w:r>
    </w:p>
    <w:p w14:paraId="57E6DA61"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t>
      </w:r>
      <w:r>
        <w:rPr>
          <w:rStyle w:val="eop"/>
          <w:rFonts w:ascii="Courier New" w:eastAsiaTheme="majorEastAsia" w:hAnsi="Courier New" w:cs="Courier New"/>
          <w:color w:val="000000"/>
          <w:sz w:val="20"/>
          <w:szCs w:val="20"/>
        </w:rPr>
        <w:t> </w:t>
      </w:r>
    </w:p>
    <w:p w14:paraId="4E549EF8"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    </w:t>
      </w:r>
      <w:r>
        <w:rPr>
          <w:rStyle w:val="eop"/>
          <w:rFonts w:ascii="Courier New" w:eastAsiaTheme="majorEastAsia" w:hAnsi="Courier New" w:cs="Courier New"/>
          <w:color w:val="000000"/>
          <w:sz w:val="20"/>
          <w:szCs w:val="20"/>
        </w:rPr>
        <w:t> </w:t>
      </w:r>
    </w:p>
    <w:p w14:paraId="1F6360DE"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FF"/>
          <w:sz w:val="20"/>
          <w:szCs w:val="20"/>
        </w:rPr>
        <w:t>end</w:t>
      </w:r>
      <w:r>
        <w:rPr>
          <w:rStyle w:val="eop"/>
          <w:rFonts w:ascii="Courier New" w:eastAsiaTheme="majorEastAsia" w:hAnsi="Courier New" w:cs="Courier New"/>
          <w:color w:val="0000FF"/>
          <w:sz w:val="20"/>
          <w:szCs w:val="20"/>
        </w:rPr>
        <w:t> </w:t>
      </w:r>
    </w:p>
    <w:p w14:paraId="4287F725"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FF"/>
          <w:sz w:val="20"/>
          <w:szCs w:val="20"/>
        </w:rPr>
        <w:t> </w:t>
      </w:r>
      <w:r>
        <w:rPr>
          <w:rStyle w:val="eop"/>
          <w:rFonts w:ascii="Courier New" w:eastAsiaTheme="majorEastAsia" w:hAnsi="Courier New" w:cs="Courier New"/>
          <w:color w:val="0000FF"/>
          <w:sz w:val="20"/>
          <w:szCs w:val="20"/>
        </w:rPr>
        <w:t> </w:t>
      </w:r>
    </w:p>
    <w:p w14:paraId="75211FC1"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cmdirt=cmdirt(1:cmidx-1,:);</w:t>
      </w:r>
      <w:r>
        <w:rPr>
          <w:rStyle w:val="eop"/>
          <w:rFonts w:ascii="Courier New" w:eastAsiaTheme="majorEastAsia" w:hAnsi="Courier New" w:cs="Courier New"/>
          <w:color w:val="000000"/>
          <w:sz w:val="20"/>
          <w:szCs w:val="20"/>
        </w:rPr>
        <w:t> </w:t>
      </w:r>
    </w:p>
    <w:p w14:paraId="12CC1CBD"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cmval=cmval(1:cmidx-1)';</w:t>
      </w:r>
      <w:r>
        <w:rPr>
          <w:rStyle w:val="eop"/>
          <w:rFonts w:ascii="Courier New" w:eastAsiaTheme="majorEastAsia" w:hAnsi="Courier New" w:cs="Courier New"/>
          <w:color w:val="000000"/>
          <w:sz w:val="20"/>
          <w:szCs w:val="20"/>
        </w:rPr>
        <w:t> </w:t>
      </w:r>
    </w:p>
    <w:p w14:paraId="3B77283F"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[cmdirt,cmidx]=unique(cmdirt,</w:t>
      </w:r>
      <w:r>
        <w:rPr>
          <w:rStyle w:val="normaltextrun"/>
          <w:rFonts w:ascii="Courier New" w:eastAsiaTheme="majorEastAsia" w:hAnsi="Courier New" w:cs="Courier New"/>
          <w:color w:val="A020F0"/>
          <w:sz w:val="20"/>
          <w:szCs w:val="20"/>
        </w:rPr>
        <w:t>'rows'</w:t>
      </w:r>
      <w:r>
        <w:rPr>
          <w:rStyle w:val="normaltextrun"/>
          <w:rFonts w:ascii="Courier New" w:eastAsiaTheme="majorEastAsia" w:hAnsi="Courier New" w:cs="Courier New"/>
          <w:color w:val="000000"/>
          <w:sz w:val="20"/>
          <w:szCs w:val="20"/>
        </w:rPr>
        <w:t>);</w:t>
      </w:r>
      <w:r>
        <w:rPr>
          <w:rStyle w:val="eop"/>
          <w:rFonts w:ascii="Courier New" w:eastAsiaTheme="majorEastAsia" w:hAnsi="Courier New" w:cs="Courier New"/>
          <w:color w:val="000000"/>
          <w:sz w:val="20"/>
          <w:szCs w:val="20"/>
        </w:rPr>
        <w:t> </w:t>
      </w:r>
    </w:p>
    <w:p w14:paraId="654FCB75" w14:textId="77777777" w:rsidR="00BB245B" w:rsidRDefault="00BB245B" w:rsidP="00BB245B">
      <w:pPr>
        <w:pStyle w:val="paragraph"/>
        <w:spacing w:before="0" w:beforeAutospacing="0" w:after="0" w:afterAutospacing="0"/>
        <w:textAlignment w:val="baseline"/>
        <w:rPr>
          <w:rFonts w:ascii="Segoe UI" w:hAnsi="Segoe UI" w:cs="Segoe UI"/>
          <w:sz w:val="18"/>
          <w:szCs w:val="18"/>
        </w:rPr>
      </w:pPr>
      <w:r>
        <w:rPr>
          <w:rStyle w:val="normaltextrun"/>
          <w:rFonts w:ascii="Courier New" w:eastAsiaTheme="majorEastAsia" w:hAnsi="Courier New" w:cs="Courier New"/>
          <w:color w:val="000000"/>
          <w:sz w:val="20"/>
          <w:szCs w:val="20"/>
        </w:rPr>
        <w:t>cmval=cmval(cmidx);</w:t>
      </w:r>
      <w:r>
        <w:rPr>
          <w:rStyle w:val="eop"/>
          <w:rFonts w:ascii="Courier New" w:eastAsiaTheme="majorEastAsia" w:hAnsi="Courier New" w:cs="Courier New"/>
          <w:color w:val="000000"/>
          <w:sz w:val="20"/>
          <w:szCs w:val="20"/>
        </w:rPr>
        <w:t> </w:t>
      </w:r>
    </w:p>
    <w:p w14:paraId="77FAFA54" w14:textId="77777777" w:rsidR="00BB245B" w:rsidRPr="000A3E2C" w:rsidRDefault="00BB245B" w:rsidP="000A3E2C">
      <w:pPr>
        <w:rPr>
          <w:rFonts w:ascii="Menlo" w:hAnsi="Menlo" w:cs="Menlo"/>
          <w:sz w:val="20"/>
          <w:szCs w:val="20"/>
        </w:rPr>
      </w:pPr>
    </w:p>
    <w:p w14:paraId="2963B77B" w14:textId="77777777" w:rsidR="003B62CF" w:rsidRDefault="003B62CF" w:rsidP="008E7611">
      <w:pPr>
        <w:rPr>
          <w:rFonts w:ascii="Menlo" w:hAnsi="Menlo" w:cs="Menlo"/>
          <w:color w:val="000000" w:themeColor="text1"/>
          <w:sz w:val="20"/>
          <w:szCs w:val="20"/>
        </w:rPr>
      </w:pPr>
    </w:p>
    <w:p w14:paraId="3B5B197D" w14:textId="77777777" w:rsidR="003B62CF" w:rsidRPr="008E7611" w:rsidRDefault="003B62CF" w:rsidP="008E7611">
      <w:pPr>
        <w:rPr>
          <w:rFonts w:ascii="Menlo" w:hAnsi="Menlo" w:cs="Menlo"/>
          <w:color w:val="000000" w:themeColor="text1"/>
          <w:sz w:val="20"/>
          <w:szCs w:val="20"/>
        </w:rPr>
      </w:pPr>
    </w:p>
    <w:p w14:paraId="4BB0C6D2" w14:textId="3726111C" w:rsidR="003B62CF" w:rsidRPr="00B93CEB" w:rsidRDefault="003B62CF" w:rsidP="003B62CF">
      <w:pPr>
        <w:rPr>
          <w:color w:val="000000" w:themeColor="text1"/>
        </w:rPr>
      </w:pPr>
      <w:r w:rsidRPr="00B93CEB">
        <w:rPr>
          <w:color w:val="000000" w:themeColor="text1"/>
          <w:u w:val="single"/>
        </w:rPr>
        <w:t>Step 2</w:t>
      </w:r>
      <w:r w:rsidRPr="00B93CEB">
        <w:rPr>
          <w:color w:val="000000" w:themeColor="text1"/>
        </w:rPr>
        <w:t>:</w:t>
      </w:r>
    </w:p>
    <w:p w14:paraId="23923570" w14:textId="77777777" w:rsidR="008E7611" w:rsidRPr="008E7611" w:rsidRDefault="008E7611" w:rsidP="008E7611">
      <w:pPr>
        <w:rPr>
          <w:rFonts w:ascii="Menlo" w:hAnsi="Menlo" w:cs="Menlo"/>
          <w:color w:val="000000" w:themeColor="text1"/>
          <w:sz w:val="20"/>
          <w:szCs w:val="20"/>
        </w:rPr>
      </w:pPr>
    </w:p>
    <w:p w14:paraId="5AA8D5B3" w14:textId="27C9F7CB" w:rsidR="008B7F26" w:rsidRPr="008B7F26" w:rsidRDefault="008B7F26" w:rsidP="008B7F26">
      <w:pPr>
        <w:rPr>
          <w:rStyle w:val="normaltextrun"/>
          <w:rFonts w:asciiTheme="minorHAnsi" w:eastAsiaTheme="majorEastAsia" w:hAnsiTheme="minorHAnsi" w:cstheme="minorHAnsi"/>
          <w:color w:val="A6A6A6" w:themeColor="background1" w:themeShade="A6"/>
        </w:rPr>
      </w:pPr>
      <w:r w:rsidRPr="008B7F26">
        <w:rPr>
          <w:rFonts w:ascii="Menlo" w:hAnsi="Menlo" w:cs="Menlo"/>
          <w:sz w:val="20"/>
          <w:szCs w:val="20"/>
        </w:rPr>
        <w:t>K_cm = convhulln(rgb_directions);</w:t>
      </w:r>
      <w:r>
        <w:rPr>
          <w:rFonts w:ascii="Menlo" w:hAnsi="Menlo" w:cs="Menlo"/>
          <w:sz w:val="20"/>
          <w:szCs w:val="20"/>
        </w:rPr>
        <w:t xml:space="preserve"> </w:t>
      </w:r>
      <w:r w:rsidRPr="008B7F26">
        <w:rPr>
          <w:rStyle w:val="normaltextrun"/>
          <w:rFonts w:asciiTheme="minorHAnsi" w:eastAsiaTheme="majorEastAsia" w:hAnsiTheme="minorHAnsi" w:cstheme="minorHAnsi"/>
          <w:color w:val="A6A6A6" w:themeColor="background1" w:themeShade="A6"/>
        </w:rPr>
        <w:t>what does this in-built MATLAB code do?</w:t>
      </w:r>
    </w:p>
    <w:p w14:paraId="5E6644DF" w14:textId="7745EA48" w:rsidR="008E7611" w:rsidRDefault="008E7611" w:rsidP="008E7611">
      <w:pPr>
        <w:rPr>
          <w:rFonts w:ascii="Menlo" w:hAnsi="Menlo" w:cs="Menlo"/>
          <w:color w:val="000000" w:themeColor="text1"/>
          <w:sz w:val="20"/>
          <w:szCs w:val="20"/>
        </w:rPr>
      </w:pPr>
    </w:p>
    <w:p w14:paraId="52EA9815" w14:textId="6B52F591" w:rsidR="00440105" w:rsidRDefault="00440105" w:rsidP="008E7611">
      <w:pPr>
        <w:rPr>
          <w:rFonts w:ascii="Menlo" w:hAnsi="Menlo" w:cs="Menlo"/>
          <w:color w:val="000000" w:themeColor="text1"/>
          <w:sz w:val="20"/>
          <w:szCs w:val="20"/>
        </w:rPr>
      </w:pPr>
      <w:r>
        <w:rPr>
          <w:rFonts w:ascii="Menlo" w:hAnsi="Menlo" w:cs="Menlo"/>
          <w:color w:val="000000" w:themeColor="text1"/>
          <w:sz w:val="20"/>
          <w:szCs w:val="20"/>
        </w:rPr>
        <w:t>This computes the convex hull for all combination directions.</w:t>
      </w:r>
    </w:p>
    <w:p w14:paraId="07EFDA4B" w14:textId="77777777" w:rsidR="00440105" w:rsidRDefault="00440105" w:rsidP="008E7611">
      <w:pPr>
        <w:rPr>
          <w:rFonts w:ascii="Menlo" w:hAnsi="Menlo" w:cs="Menlo"/>
          <w:color w:val="000000" w:themeColor="text1"/>
          <w:sz w:val="20"/>
          <w:szCs w:val="20"/>
        </w:rPr>
      </w:pPr>
    </w:p>
    <w:p w14:paraId="6DC10998" w14:textId="35D6C378" w:rsidR="008B7F26" w:rsidRPr="008B7F26" w:rsidRDefault="008B7F26" w:rsidP="008E7611">
      <w:pPr>
        <w:rPr>
          <w:rStyle w:val="normaltextrun"/>
          <w:rFonts w:asciiTheme="minorHAnsi" w:eastAsiaTheme="majorEastAsia" w:hAnsiTheme="minorHAnsi" w:cstheme="minorHAnsi"/>
          <w:color w:val="A6A6A6" w:themeColor="background1" w:themeShade="A6"/>
        </w:rPr>
      </w:pPr>
      <w:r w:rsidRPr="008B7F26">
        <w:rPr>
          <w:rStyle w:val="normaltextrun"/>
          <w:rFonts w:asciiTheme="minorHAnsi" w:eastAsiaTheme="majorEastAsia" w:hAnsiTheme="minorHAnsi" w:cstheme="minorHAnsi"/>
          <w:color w:val="A6A6A6" w:themeColor="background1" w:themeShade="A6"/>
        </w:rPr>
        <w:t xml:space="preserve">Add a code line to visualize this </w:t>
      </w:r>
      <w:r w:rsidR="00F546F9">
        <w:rPr>
          <w:rStyle w:val="normaltextrun"/>
          <w:rFonts w:eastAsiaTheme="majorEastAsia" w:cstheme="minorHAnsi"/>
          <w:color w:val="A6A6A6" w:themeColor="background1" w:themeShade="A6"/>
        </w:rPr>
        <w:t xml:space="preserve">convex hull </w:t>
      </w:r>
      <w:r w:rsidRPr="008B7F26">
        <w:rPr>
          <w:rStyle w:val="normaltextrun"/>
          <w:rFonts w:asciiTheme="minorHAnsi" w:eastAsiaTheme="majorEastAsia" w:hAnsiTheme="minorHAnsi" w:cstheme="minorHAnsi"/>
          <w:color w:val="A6A6A6" w:themeColor="background1" w:themeShade="A6"/>
        </w:rPr>
        <w:t xml:space="preserve">using other inbuilt MATLAB functions. </w:t>
      </w:r>
    </w:p>
    <w:p w14:paraId="3C3E7FAA" w14:textId="77777777" w:rsidR="003B62CF" w:rsidRDefault="003B62CF" w:rsidP="008E7611">
      <w:pPr>
        <w:rPr>
          <w:rFonts w:ascii="Menlo" w:hAnsi="Menlo" w:cs="Menlo"/>
          <w:color w:val="000000" w:themeColor="text1"/>
          <w:sz w:val="20"/>
          <w:szCs w:val="20"/>
        </w:rPr>
      </w:pPr>
    </w:p>
    <w:p w14:paraId="595C2715" w14:textId="45F3FBD6" w:rsidR="003B62CF" w:rsidRDefault="00440105" w:rsidP="008E7611">
      <w:pPr>
        <w:rPr>
          <w:rFonts w:ascii="Menlo" w:hAnsi="Menlo" w:cs="Menlo"/>
          <w:color w:val="000000" w:themeColor="text1"/>
          <w:sz w:val="20"/>
          <w:szCs w:val="20"/>
        </w:rPr>
      </w:pPr>
      <w:r w:rsidRPr="00440105">
        <w:rPr>
          <w:rFonts w:ascii="Menlo" w:hAnsi="Menlo" w:cs="Menlo"/>
          <w:color w:val="000000" w:themeColor="text1"/>
          <w:sz w:val="20"/>
          <w:szCs w:val="20"/>
        </w:rPr>
        <w:t xml:space="preserve">trisurf(K_cm, rgb_directions(:,1), rgb_directions(:,2), rgb_directions(:,3));  </w:t>
      </w:r>
    </w:p>
    <w:p w14:paraId="1BCE452E" w14:textId="77777777" w:rsidR="003B62CF" w:rsidRDefault="003B62CF" w:rsidP="008E7611">
      <w:pPr>
        <w:rPr>
          <w:rFonts w:ascii="Menlo" w:hAnsi="Menlo" w:cs="Menlo"/>
          <w:color w:val="000000" w:themeColor="text1"/>
          <w:sz w:val="20"/>
          <w:szCs w:val="20"/>
        </w:rPr>
      </w:pPr>
    </w:p>
    <w:p w14:paraId="4A6B3F28" w14:textId="57E67243" w:rsidR="003B62CF" w:rsidRPr="00B93CEB" w:rsidRDefault="003B62CF" w:rsidP="003B62CF">
      <w:pPr>
        <w:rPr>
          <w:color w:val="000000" w:themeColor="text1"/>
          <w:u w:val="single"/>
        </w:rPr>
      </w:pPr>
      <w:r w:rsidRPr="00B93CEB">
        <w:rPr>
          <w:color w:val="000000" w:themeColor="text1"/>
          <w:u w:val="single"/>
        </w:rPr>
        <w:t>Step 3:</w:t>
      </w:r>
    </w:p>
    <w:p w14:paraId="76283FC2" w14:textId="77777777" w:rsidR="003B62CF" w:rsidRDefault="003B62CF" w:rsidP="008E7611">
      <w:pPr>
        <w:rPr>
          <w:rFonts w:ascii="Menlo" w:hAnsi="Menlo" w:cs="Menlo"/>
          <w:color w:val="000000" w:themeColor="text1"/>
          <w:sz w:val="20"/>
          <w:szCs w:val="20"/>
        </w:rPr>
      </w:pPr>
    </w:p>
    <w:p w14:paraId="3B3B64DD" w14:textId="77777777" w:rsidR="009E7E72" w:rsidRDefault="009E7E72" w:rsidP="003B62CF">
      <w:pPr>
        <w:rPr>
          <w:color w:val="A6A6A6" w:themeColor="background1" w:themeShade="A6"/>
        </w:rPr>
      </w:pPr>
    </w:p>
    <w:p w14:paraId="0720F167" w14:textId="73F42EF6" w:rsidR="003B62CF" w:rsidRPr="00081743" w:rsidRDefault="009E7E72" w:rsidP="003B62CF">
      <w:pPr>
        <w:rPr>
          <w:rStyle w:val="normaltextrun"/>
          <w:rFonts w:asciiTheme="minorHAnsi" w:eastAsiaTheme="majorEastAsia" w:hAnsiTheme="minorHAnsi" w:cstheme="minorHAnsi"/>
          <w:color w:val="A6A6A6" w:themeColor="background1" w:themeShade="A6"/>
        </w:rPr>
      </w:pPr>
      <w:r w:rsidRPr="00081743">
        <w:rPr>
          <w:rStyle w:val="normaltextrun"/>
          <w:rFonts w:asciiTheme="minorHAnsi" w:eastAsiaTheme="majorEastAsia" w:hAnsiTheme="minorHAnsi" w:cstheme="minorHAnsi"/>
          <w:color w:val="A6A6A6" w:themeColor="background1" w:themeShade="A6"/>
        </w:rPr>
        <w:t>B</w:t>
      </w:r>
      <w:r w:rsidR="003B62CF" w:rsidRPr="00081743">
        <w:rPr>
          <w:rStyle w:val="normaltextrun"/>
          <w:rFonts w:asciiTheme="minorHAnsi" w:eastAsiaTheme="majorEastAsia" w:hAnsiTheme="minorHAnsi" w:cstheme="minorHAnsi"/>
          <w:color w:val="A6A6A6" w:themeColor="background1" w:themeShade="A6"/>
        </w:rPr>
        <w:t>riefly explain what</w:t>
      </w:r>
      <w:r w:rsidR="003B62CF" w:rsidRPr="0023515C">
        <w:rPr>
          <w:color w:val="A6A6A6" w:themeColor="background1" w:themeShade="A6"/>
        </w:rPr>
        <w:t xml:space="preserve"> </w:t>
      </w:r>
      <w:r w:rsidRPr="009E7E72">
        <w:rPr>
          <w:rFonts w:ascii="Menlo" w:hAnsi="Menlo" w:cs="Menlo"/>
          <w:sz w:val="20"/>
          <w:szCs w:val="20"/>
        </w:rPr>
        <w:t>L</w:t>
      </w:r>
      <w:r w:rsidRPr="009E7E72">
        <w:rPr>
          <w:rFonts w:ascii="Menlo" w:eastAsiaTheme="minorHAnsi" w:hAnsi="Menlo" w:cs="Menlo"/>
          <w:b/>
          <w:bCs/>
          <w:color w:val="4472C4" w:themeColor="accent1"/>
          <w:kern w:val="2"/>
          <w:sz w:val="20"/>
          <w:szCs w:val="20"/>
          <w14:ligatures w14:val="standardContextual"/>
        </w:rPr>
        <w:t>OOCV3Dmin</w:t>
      </w:r>
      <w:r w:rsidR="003B62CF" w:rsidRPr="009E7E72">
        <w:rPr>
          <w:rFonts w:ascii="Menlo" w:hAnsi="Menlo" w:cs="Menlo"/>
          <w:b/>
          <w:bCs/>
          <w:color w:val="4472C4" w:themeColor="accent1"/>
          <w:sz w:val="20"/>
          <w:szCs w:val="20"/>
        </w:rPr>
        <w:t xml:space="preserve"> </w:t>
      </w:r>
      <w:r w:rsidR="003B62CF" w:rsidRPr="00081743">
        <w:rPr>
          <w:rStyle w:val="normaltextrun"/>
          <w:rFonts w:asciiTheme="minorHAnsi" w:eastAsiaTheme="majorEastAsia" w:hAnsiTheme="minorHAnsi" w:cstheme="minorHAnsi"/>
          <w:color w:val="A6A6A6" w:themeColor="background1" w:themeShade="A6"/>
        </w:rPr>
        <w:t>code is doing</w:t>
      </w:r>
      <w:r w:rsidRPr="00081743">
        <w:rPr>
          <w:rStyle w:val="normaltextrun"/>
          <w:rFonts w:asciiTheme="minorHAnsi" w:eastAsiaTheme="majorEastAsia" w:hAnsiTheme="minorHAnsi" w:cstheme="minorHAnsi"/>
          <w:color w:val="A6A6A6" w:themeColor="background1" w:themeShade="A6"/>
        </w:rPr>
        <w:t xml:space="preserve"> in just a couple of sentences</w:t>
      </w:r>
      <w:r w:rsidR="003B62CF" w:rsidRPr="00081743">
        <w:rPr>
          <w:rStyle w:val="normaltextrun"/>
          <w:rFonts w:asciiTheme="minorHAnsi" w:eastAsiaTheme="majorEastAsia" w:hAnsiTheme="minorHAnsi" w:cstheme="minorHAnsi"/>
          <w:color w:val="A6A6A6" w:themeColor="background1" w:themeShade="A6"/>
        </w:rPr>
        <w:t>.</w:t>
      </w:r>
      <w:r w:rsidRPr="00081743">
        <w:rPr>
          <w:rStyle w:val="normaltextrun"/>
          <w:rFonts w:asciiTheme="minorHAnsi" w:eastAsiaTheme="majorEastAsia" w:hAnsiTheme="minorHAnsi" w:cstheme="minorHAnsi"/>
          <w:color w:val="A6A6A6" w:themeColor="background1" w:themeShade="A6"/>
        </w:rPr>
        <w:t xml:space="preserve"> Refer to paper 1 as necessary. </w:t>
      </w:r>
    </w:p>
    <w:p w14:paraId="2FD7A8BA" w14:textId="77777777" w:rsidR="003B62CF" w:rsidRDefault="003B62CF" w:rsidP="008E7611">
      <w:pPr>
        <w:rPr>
          <w:color w:val="000000" w:themeColor="text1"/>
        </w:rPr>
      </w:pPr>
    </w:p>
    <w:p w14:paraId="44D3028F" w14:textId="3C08F9B2" w:rsidR="00440105" w:rsidRDefault="00440105" w:rsidP="008E7611">
      <w:pPr>
        <w:rPr>
          <w:ins w:id="0" w:author="Chieloka G. Eze" w:date="2025-05-02T21:23:00Z" w16du:dateUtc="2025-05-03T01:23:00Z"/>
          <w:color w:val="000000" w:themeColor="text1"/>
        </w:rPr>
      </w:pPr>
      <w:r>
        <w:rPr>
          <w:color w:val="000000" w:themeColor="text1"/>
        </w:rPr>
        <w:t xml:space="preserve">This </w:t>
      </w:r>
      <w:ins w:id="1" w:author="Chieloka G. Eze" w:date="2025-05-02T21:22:00Z" w16du:dateUtc="2025-05-03T01:22:00Z">
        <w:r w:rsidR="0061158B">
          <w:rPr>
            <w:color w:val="000000" w:themeColor="text1"/>
          </w:rPr>
          <w:t>function optimizes the RBF’s kernel parameter through leave-one-out cv</w:t>
        </w:r>
      </w:ins>
      <w:ins w:id="2" w:author="Chieloka G. Eze" w:date="2025-05-02T21:23:00Z" w16du:dateUtc="2025-05-03T01:23:00Z">
        <w:r w:rsidR="0061158B">
          <w:rPr>
            <w:color w:val="000000" w:themeColor="text1"/>
          </w:rPr>
          <w:t>.</w:t>
        </w:r>
      </w:ins>
    </w:p>
    <w:p w14:paraId="105F86E8" w14:textId="0E3E9A70" w:rsidR="0061158B" w:rsidRPr="0061158B" w:rsidRDefault="0061158B" w:rsidP="008E7611">
      <w:pPr>
        <w:rPr>
          <w:ins w:id="3" w:author="Chieloka G. Eze" w:date="2025-05-02T21:21:00Z" w16du:dateUtc="2025-05-03T01:21:00Z"/>
          <w:color w:val="FFFFFF" w:themeColor="background1"/>
          <w:rPrChange w:id="4" w:author="Chieloka G. Eze" w:date="2025-05-02T21:21:00Z" w16du:dateUtc="2025-05-03T01:21:00Z">
            <w:rPr>
              <w:ins w:id="5" w:author="Chieloka G. Eze" w:date="2025-05-02T21:21:00Z" w16du:dateUtc="2025-05-03T01:21:00Z"/>
              <w:color w:val="000000" w:themeColor="text1"/>
            </w:rPr>
          </w:rPrChange>
        </w:rPr>
      </w:pPr>
      <w:ins w:id="6" w:author="Chieloka G. Eze" w:date="2025-05-02T21:23:00Z" w16du:dateUtc="2025-05-03T01:23:00Z">
        <w:r>
          <w:rPr>
            <w:color w:val="000000" w:themeColor="text1"/>
          </w:rPr>
          <w:t>This regularization parameter is key to finding</w:t>
        </w:r>
      </w:ins>
      <w:ins w:id="7" w:author="Chieloka G. Eze" w:date="2025-05-02T21:24:00Z" w16du:dateUtc="2025-05-03T01:24:00Z">
        <w:r>
          <w:rPr>
            <w:color w:val="000000" w:themeColor="text1"/>
          </w:rPr>
          <w:t xml:space="preserve"> the weights coefficients (9)</w:t>
        </w:r>
      </w:ins>
    </w:p>
    <w:p w14:paraId="6019AC5B" w14:textId="77777777" w:rsidR="0061158B" w:rsidRDefault="0061158B" w:rsidP="008E7611">
      <w:pPr>
        <w:rPr>
          <w:color w:val="000000" w:themeColor="text1"/>
        </w:rPr>
      </w:pPr>
    </w:p>
    <w:p w14:paraId="3EBA6149" w14:textId="34495F1C" w:rsidR="003B62CF" w:rsidRDefault="003B62CF" w:rsidP="003B62CF">
      <w:pPr>
        <w:rPr>
          <w:color w:val="000000" w:themeColor="text1"/>
          <w:u w:val="single"/>
        </w:rPr>
      </w:pPr>
      <w:r w:rsidRPr="00B93CEB">
        <w:rPr>
          <w:color w:val="000000" w:themeColor="text1"/>
          <w:u w:val="single"/>
        </w:rPr>
        <w:t>Step 4:</w:t>
      </w:r>
    </w:p>
    <w:p w14:paraId="495572D1" w14:textId="77777777" w:rsidR="00C337A3" w:rsidRDefault="00C337A3" w:rsidP="003B62CF">
      <w:pPr>
        <w:rPr>
          <w:color w:val="000000" w:themeColor="text1"/>
          <w:u w:val="single"/>
        </w:rPr>
      </w:pPr>
    </w:p>
    <w:p w14:paraId="377E0EFD" w14:textId="13B468C6" w:rsidR="00C337A3" w:rsidRPr="00081743" w:rsidRDefault="00C337A3" w:rsidP="00C337A3">
      <w:pPr>
        <w:rPr>
          <w:rStyle w:val="normaltextrun"/>
          <w:rFonts w:asciiTheme="minorHAnsi" w:eastAsiaTheme="majorEastAsia" w:hAnsiTheme="minorHAnsi" w:cstheme="minorHAnsi"/>
          <w:color w:val="A6A6A6" w:themeColor="background1" w:themeShade="A6"/>
        </w:rPr>
      </w:pPr>
      <w:r w:rsidRPr="00081743">
        <w:rPr>
          <w:rStyle w:val="normaltextrun"/>
          <w:rFonts w:asciiTheme="minorHAnsi" w:eastAsiaTheme="majorEastAsia" w:hAnsiTheme="minorHAnsi" w:cstheme="minorHAnsi"/>
          <w:color w:val="A6A6A6" w:themeColor="background1" w:themeShade="A6"/>
        </w:rPr>
        <w:t>Briefly explain what</w:t>
      </w:r>
      <w:r w:rsidRPr="0023515C">
        <w:rPr>
          <w:color w:val="A6A6A6" w:themeColor="background1" w:themeShade="A6"/>
        </w:rPr>
        <w:t xml:space="preserve"> </w:t>
      </w:r>
      <w:r>
        <w:rPr>
          <w:rFonts w:ascii="Menlo" w:hAnsi="Menlo" w:cs="Menlo"/>
          <w:sz w:val="20"/>
          <w:szCs w:val="20"/>
        </w:rPr>
        <w:t>R</w:t>
      </w:r>
      <w:r w:rsidRPr="00C337A3">
        <w:rPr>
          <w:rFonts w:ascii="Menlo" w:eastAsiaTheme="minorHAnsi" w:hAnsi="Menlo" w:cs="Menlo"/>
          <w:b/>
          <w:bCs/>
          <w:color w:val="4472C4" w:themeColor="accent1"/>
          <w:kern w:val="2"/>
          <w:sz w:val="20"/>
          <w:szCs w:val="20"/>
          <w14:ligatures w14:val="standardContextual"/>
        </w:rPr>
        <w:t>BFInterpolation</w:t>
      </w:r>
      <w:r w:rsidRPr="009E7E72">
        <w:rPr>
          <w:rFonts w:ascii="Menlo" w:hAnsi="Menlo" w:cs="Menlo"/>
          <w:b/>
          <w:bCs/>
          <w:color w:val="4472C4" w:themeColor="accent1"/>
          <w:sz w:val="20"/>
          <w:szCs w:val="20"/>
        </w:rPr>
        <w:t xml:space="preserve"> </w:t>
      </w:r>
      <w:r w:rsidRPr="00081743">
        <w:rPr>
          <w:rStyle w:val="normaltextrun"/>
          <w:rFonts w:asciiTheme="minorHAnsi" w:eastAsiaTheme="majorEastAsia" w:hAnsiTheme="minorHAnsi" w:cstheme="minorHAnsi"/>
          <w:color w:val="A6A6A6" w:themeColor="background1" w:themeShade="A6"/>
        </w:rPr>
        <w:t xml:space="preserve">code is doing in just a couple of sentences. Refer to paper 1 as necessary. </w:t>
      </w:r>
    </w:p>
    <w:p w14:paraId="4222B77E" w14:textId="77777777" w:rsidR="00C337A3" w:rsidRDefault="00C337A3" w:rsidP="003B62CF">
      <w:pPr>
        <w:rPr>
          <w:ins w:id="8" w:author="Chieloka G. Eze" w:date="2025-05-02T21:25:00Z" w16du:dateUtc="2025-05-03T01:25:00Z"/>
          <w:color w:val="000000" w:themeColor="text1"/>
          <w:u w:val="single"/>
        </w:rPr>
      </w:pPr>
    </w:p>
    <w:p w14:paraId="5F95D1D8" w14:textId="4042A3D2" w:rsidR="0061158B" w:rsidRPr="00B93CEB" w:rsidRDefault="0061158B" w:rsidP="003B62CF">
      <w:pPr>
        <w:rPr>
          <w:color w:val="000000" w:themeColor="text1"/>
          <w:u w:val="single"/>
        </w:rPr>
      </w:pPr>
      <w:ins w:id="9" w:author="Chieloka G. Eze" w:date="2025-05-02T21:26:00Z" w16du:dateUtc="2025-05-03T01:26:00Z">
        <w:r>
          <w:rPr>
            <w:color w:val="000000" w:themeColor="text1"/>
            <w:u w:val="single"/>
          </w:rPr>
          <w:t>A</w:t>
        </w:r>
      </w:ins>
      <w:ins w:id="10" w:author="Chieloka G. Eze" w:date="2025-05-02T21:25:00Z" w16du:dateUtc="2025-05-03T01:25:00Z">
        <w:r>
          <w:rPr>
            <w:color w:val="000000" w:themeColor="text1"/>
            <w:u w:val="single"/>
          </w:rPr>
          <w:t>pproximates solution to the linear system of equation (8) using Gauss</w:t>
        </w:r>
      </w:ins>
      <w:ins w:id="11" w:author="Chieloka G. Eze" w:date="2025-05-02T21:26:00Z" w16du:dateUtc="2025-05-03T01:26:00Z">
        <w:r>
          <w:rPr>
            <w:color w:val="000000" w:themeColor="text1"/>
            <w:u w:val="single"/>
          </w:rPr>
          <w:t>ian RBF with lambda regularization</w:t>
        </w:r>
      </w:ins>
      <w:ins w:id="12" w:author="Chieloka G. Eze" w:date="2025-05-02T21:27:00Z" w16du:dateUtc="2025-05-03T01:27:00Z">
        <w:r>
          <w:rPr>
            <w:color w:val="000000" w:themeColor="text1"/>
            <w:u w:val="single"/>
          </w:rPr>
          <w:t>.</w:t>
        </w:r>
      </w:ins>
    </w:p>
    <w:p w14:paraId="45FFD6A5" w14:textId="77777777" w:rsidR="003B62CF" w:rsidRDefault="003B62CF" w:rsidP="008E7611">
      <w:pPr>
        <w:rPr>
          <w:color w:val="000000" w:themeColor="text1"/>
        </w:rPr>
      </w:pPr>
    </w:p>
    <w:p w14:paraId="0EF29C5E" w14:textId="06E0DE2A" w:rsidR="00C337A3" w:rsidRDefault="00C337A3" w:rsidP="00C337A3">
      <w:pPr>
        <w:rPr>
          <w:rStyle w:val="normaltextrun"/>
          <w:rFonts w:asciiTheme="minorHAnsi" w:eastAsiaTheme="majorEastAsia" w:hAnsiTheme="minorHAnsi" w:cstheme="minorHAnsi"/>
          <w:color w:val="A6A6A6" w:themeColor="background1" w:themeShade="A6"/>
        </w:rPr>
      </w:pPr>
      <w:r>
        <w:rPr>
          <w:color w:val="A6A6A6" w:themeColor="background1" w:themeShade="A6"/>
        </w:rPr>
        <w:t>B</w:t>
      </w:r>
      <w:r w:rsidRPr="0023515C">
        <w:rPr>
          <w:color w:val="A6A6A6" w:themeColor="background1" w:themeShade="A6"/>
        </w:rPr>
        <w:t xml:space="preserve">riefly explain what </w:t>
      </w:r>
      <w:r w:rsidRPr="00C337A3">
        <w:rPr>
          <w:rFonts w:ascii="Menlo" w:eastAsiaTheme="minorHAnsi" w:hAnsi="Menlo" w:cs="Menlo"/>
          <w:b/>
          <w:bCs/>
          <w:color w:val="4472C4" w:themeColor="accent1"/>
          <w:kern w:val="2"/>
          <w:sz w:val="20"/>
          <w:szCs w:val="20"/>
          <w14:ligatures w14:val="standardContextual"/>
        </w:rPr>
        <w:t>DistanceMatrix</w:t>
      </w:r>
      <w:r w:rsidRPr="009E7E72">
        <w:rPr>
          <w:rFonts w:ascii="Menlo" w:hAnsi="Menlo" w:cs="Menlo"/>
          <w:b/>
          <w:bCs/>
          <w:color w:val="4472C4" w:themeColor="accent1"/>
          <w:sz w:val="20"/>
          <w:szCs w:val="20"/>
        </w:rPr>
        <w:t xml:space="preserve"> </w:t>
      </w:r>
      <w:r w:rsidRPr="00081743">
        <w:rPr>
          <w:rStyle w:val="normaltextrun"/>
          <w:rFonts w:asciiTheme="minorHAnsi" w:eastAsiaTheme="majorEastAsia" w:hAnsiTheme="minorHAnsi" w:cstheme="minorHAnsi"/>
          <w:color w:val="A6A6A6" w:themeColor="background1" w:themeShade="A6"/>
        </w:rPr>
        <w:t xml:space="preserve">code is doing in just a couple of sentences. Refer to paper 1 as necessary. </w:t>
      </w:r>
    </w:p>
    <w:p w14:paraId="03F88DCD" w14:textId="77777777" w:rsidR="00BD18F1" w:rsidRDefault="00BD18F1" w:rsidP="00C337A3">
      <w:pPr>
        <w:rPr>
          <w:ins w:id="13" w:author="Chieloka G. Eze" w:date="2025-05-02T21:27:00Z" w16du:dateUtc="2025-05-03T01:27:00Z"/>
          <w:rStyle w:val="normaltextrun"/>
          <w:rFonts w:asciiTheme="minorHAnsi" w:eastAsiaTheme="majorEastAsia" w:hAnsiTheme="minorHAnsi" w:cstheme="minorHAnsi"/>
          <w:color w:val="A6A6A6" w:themeColor="background1" w:themeShade="A6"/>
        </w:rPr>
      </w:pPr>
    </w:p>
    <w:p w14:paraId="792ADF9A" w14:textId="6884E13B" w:rsidR="0061158B" w:rsidRDefault="0061158B" w:rsidP="00C337A3">
      <w:pPr>
        <w:rPr>
          <w:rStyle w:val="normaltextrun"/>
          <w:rFonts w:asciiTheme="minorHAnsi" w:eastAsiaTheme="majorEastAsia" w:hAnsiTheme="minorHAnsi" w:cstheme="minorHAnsi"/>
          <w:color w:val="A6A6A6" w:themeColor="background1" w:themeShade="A6"/>
        </w:rPr>
      </w:pPr>
      <w:ins w:id="14" w:author="Chieloka G. Eze" w:date="2025-05-02T21:27:00Z" w16du:dateUtc="2025-05-03T01:27:00Z">
        <w:r>
          <w:rPr>
            <w:rStyle w:val="normaltextrun"/>
            <w:rFonts w:asciiTheme="minorHAnsi" w:eastAsiaTheme="majorEastAsia" w:hAnsiTheme="minorHAnsi" w:cstheme="minorHAnsi"/>
            <w:color w:val="A6A6A6" w:themeColor="background1" w:themeShade="A6"/>
          </w:rPr>
          <w:t>Computes Euclidean distance for the RBF approximations.</w:t>
        </w:r>
      </w:ins>
    </w:p>
    <w:p w14:paraId="0B4B273A" w14:textId="77777777" w:rsidR="00A308FD" w:rsidRDefault="00A308FD" w:rsidP="00A308FD"/>
    <w:p w14:paraId="01C4C295" w14:textId="3EF41EAA" w:rsidR="00DE5C63" w:rsidRDefault="00111290">
      <w:pPr>
        <w:rPr>
          <w:color w:val="000000" w:themeColor="text1"/>
        </w:rPr>
      </w:pPr>
      <w:r w:rsidRPr="00B93CEB">
        <w:rPr>
          <w:color w:val="000000" w:themeColor="text1"/>
          <w:u w:val="single"/>
        </w:rPr>
        <w:t>Step 5</w:t>
      </w:r>
      <w:r w:rsidRPr="00B93CEB">
        <w:rPr>
          <w:color w:val="000000" w:themeColor="text1"/>
        </w:rPr>
        <w:t>:</w:t>
      </w:r>
    </w:p>
    <w:p w14:paraId="0F9007E7" w14:textId="77777777" w:rsidR="00B93CEB" w:rsidRDefault="00B93CEB">
      <w:pPr>
        <w:rPr>
          <w:color w:val="000000" w:themeColor="text1"/>
        </w:rPr>
      </w:pPr>
    </w:p>
    <w:p w14:paraId="176F0A48" w14:textId="1AF6F6AE" w:rsidR="00C65BB1" w:rsidRPr="002276DC" w:rsidRDefault="002276DC">
      <w:pPr>
        <w:rPr>
          <w:color w:val="A6A6A6" w:themeColor="background1" w:themeShade="A6"/>
        </w:rPr>
      </w:pPr>
      <w:r w:rsidRPr="002276DC">
        <w:rPr>
          <w:color w:val="A6A6A6" w:themeColor="background1" w:themeShade="A6"/>
        </w:rPr>
        <w:t>Estimate the blue signal for a selected brain location (ii,ij) using RBF interpolation using Gaussian radial basis function as well as inverse multiquadric function.</w:t>
      </w:r>
    </w:p>
    <w:p w14:paraId="56B87509" w14:textId="77777777" w:rsidR="002276DC" w:rsidRPr="002276DC" w:rsidRDefault="002276DC">
      <w:pPr>
        <w:rPr>
          <w:color w:val="A6A6A6" w:themeColor="background1" w:themeShade="A6"/>
        </w:rPr>
      </w:pPr>
    </w:p>
    <w:p w14:paraId="027595A7" w14:textId="77777777" w:rsidR="002276DC" w:rsidRPr="002276DC" w:rsidRDefault="002276DC">
      <w:pPr>
        <w:rPr>
          <w:color w:val="A6A6A6" w:themeColor="background1" w:themeShade="A6"/>
        </w:rPr>
      </w:pPr>
      <w:r w:rsidRPr="002276DC">
        <w:rPr>
          <w:color w:val="A6A6A6" w:themeColor="background1" w:themeShade="A6"/>
        </w:rPr>
        <w:t xml:space="preserve">Compute the L2 error for the blue signal for each case. </w:t>
      </w:r>
    </w:p>
    <w:p w14:paraId="78209E59" w14:textId="77777777" w:rsidR="002276DC" w:rsidRPr="002276DC" w:rsidRDefault="002276DC">
      <w:pPr>
        <w:rPr>
          <w:color w:val="A6A6A6" w:themeColor="background1" w:themeShade="A6"/>
        </w:rPr>
      </w:pPr>
    </w:p>
    <w:p w14:paraId="1CE07240" w14:textId="3E15ED3E" w:rsidR="002276DC" w:rsidRPr="002276DC" w:rsidRDefault="002276DC">
      <w:pPr>
        <w:rPr>
          <w:color w:val="A6A6A6" w:themeColor="background1" w:themeShade="A6"/>
        </w:rPr>
      </w:pPr>
      <w:r w:rsidRPr="002276DC">
        <w:rPr>
          <w:color w:val="A6A6A6" w:themeColor="background1" w:themeShade="A6"/>
        </w:rPr>
        <w:t xml:space="preserve">Which gives the lowest L2 error for the chosen brain location. </w:t>
      </w:r>
    </w:p>
    <w:p w14:paraId="47140CC8" w14:textId="77777777" w:rsidR="00C65BB1" w:rsidRDefault="00C65BB1"/>
    <w:p w14:paraId="62F820E1" w14:textId="77777777" w:rsidR="00C65BB1" w:rsidRDefault="00C65BB1"/>
    <w:p w14:paraId="193037C1" w14:textId="6AC2EC5C" w:rsidR="003F3CCC" w:rsidRDefault="00640343">
      <w:r>
        <w:rPr>
          <w:noProof/>
        </w:rPr>
        <w:lastRenderedPageBreak/>
        <w:drawing>
          <wp:inline distT="0" distB="0" distL="0" distR="0" wp14:anchorId="0395AD32" wp14:editId="1F4E2FCD">
            <wp:extent cx="6621517" cy="9017701"/>
            <wp:effectExtent l="0" t="0" r="0" b="0"/>
            <wp:docPr id="876336879" name="Picture 1" descr="A paper with text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36879" name="Picture 1" descr="A paper with text and equation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6645502" cy="9050366"/>
                    </a:xfrm>
                    <a:prstGeom prst="rect">
                      <a:avLst/>
                    </a:prstGeom>
                  </pic:spPr>
                </pic:pic>
              </a:graphicData>
            </a:graphic>
          </wp:inline>
        </w:drawing>
      </w:r>
    </w:p>
    <w:p w14:paraId="1320D8B0" w14:textId="77777777" w:rsidR="003F3CCC" w:rsidRDefault="003F3CCC"/>
    <w:p w14:paraId="34AC6D4A" w14:textId="77777777" w:rsidR="003F3CCC" w:rsidRDefault="003F3CCC"/>
    <w:p w14:paraId="788C6FF3" w14:textId="77777777" w:rsidR="003F3CCC" w:rsidRDefault="003F3CCC"/>
    <w:p w14:paraId="2E180F85" w14:textId="34A323D5" w:rsidR="00C65BB1" w:rsidRDefault="00C65BB1"/>
    <w:p w14:paraId="39506D61" w14:textId="71A264EA" w:rsidR="00C65BB1" w:rsidRDefault="00C65BB1"/>
    <w:p w14:paraId="5765B0C8" w14:textId="0FD6F536" w:rsidR="00C65BB1" w:rsidRDefault="003F3CCC">
      <w:r>
        <w:rPr>
          <w:noProof/>
        </w:rPr>
        <w:drawing>
          <wp:inline distT="0" distB="0" distL="0" distR="0" wp14:anchorId="4489E305" wp14:editId="3E77D9E8">
            <wp:extent cx="6647126" cy="9052560"/>
            <wp:effectExtent l="0" t="0" r="0" b="2540"/>
            <wp:docPr id="1014701278" name="Picture 2" descr="A paper with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01278" name="Picture 2" descr="A paper with math equations and formula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647126" cy="9052560"/>
                    </a:xfrm>
                    <a:prstGeom prst="rect">
                      <a:avLst/>
                    </a:prstGeom>
                  </pic:spPr>
                </pic:pic>
              </a:graphicData>
            </a:graphic>
          </wp:inline>
        </w:drawing>
      </w:r>
    </w:p>
    <w:sectPr w:rsidR="00C65BB1" w:rsidSect="000215D4">
      <w:pgSz w:w="11900" w:h="16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enlo">
    <w:altName w:val="DokChampa"/>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ieloka G. Eze">
    <w15:presenceInfo w15:providerId="AD" w15:userId="S::chieloka.eze@centre.edu::48af4bcc-aa9a-4606-87fb-be0f0cabfd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11"/>
    <w:rsid w:val="000127A5"/>
    <w:rsid w:val="000215D4"/>
    <w:rsid w:val="00081743"/>
    <w:rsid w:val="000A3E2C"/>
    <w:rsid w:val="00111290"/>
    <w:rsid w:val="001B36F5"/>
    <w:rsid w:val="002276DC"/>
    <w:rsid w:val="0023515C"/>
    <w:rsid w:val="00312F74"/>
    <w:rsid w:val="003B62CF"/>
    <w:rsid w:val="003F3CCC"/>
    <w:rsid w:val="00426AF7"/>
    <w:rsid w:val="00440105"/>
    <w:rsid w:val="00573844"/>
    <w:rsid w:val="005C401D"/>
    <w:rsid w:val="006026BF"/>
    <w:rsid w:val="0061158B"/>
    <w:rsid w:val="00640343"/>
    <w:rsid w:val="006710A9"/>
    <w:rsid w:val="00752859"/>
    <w:rsid w:val="00800EE8"/>
    <w:rsid w:val="008B7F26"/>
    <w:rsid w:val="008E7611"/>
    <w:rsid w:val="00986997"/>
    <w:rsid w:val="009E7E72"/>
    <w:rsid w:val="00A308FD"/>
    <w:rsid w:val="00AB0DD6"/>
    <w:rsid w:val="00B276E8"/>
    <w:rsid w:val="00B93CEB"/>
    <w:rsid w:val="00BB068B"/>
    <w:rsid w:val="00BB245B"/>
    <w:rsid w:val="00BC0F37"/>
    <w:rsid w:val="00BD18F1"/>
    <w:rsid w:val="00C158BD"/>
    <w:rsid w:val="00C337A3"/>
    <w:rsid w:val="00C65BB1"/>
    <w:rsid w:val="00D20D15"/>
    <w:rsid w:val="00D56E75"/>
    <w:rsid w:val="00DD3160"/>
    <w:rsid w:val="00DE5C63"/>
    <w:rsid w:val="00E150AF"/>
    <w:rsid w:val="00F23C5B"/>
    <w:rsid w:val="00F40609"/>
    <w:rsid w:val="00F546F9"/>
    <w:rsid w:val="00FC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4F3C7"/>
  <w15:chartTrackingRefBased/>
  <w15:docId w15:val="{A3BF1C81-BC0E-B348-AF39-301725571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7A3"/>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E7611"/>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E7611"/>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E7611"/>
    <w:pPr>
      <w:keepNext/>
      <w:keepLines/>
      <w:spacing w:before="160" w:after="80"/>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E7611"/>
    <w:pPr>
      <w:keepNext/>
      <w:keepLines/>
      <w:spacing w:before="80" w:after="40"/>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E7611"/>
    <w:pPr>
      <w:keepNext/>
      <w:keepLines/>
      <w:spacing w:before="80" w:after="40"/>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E7611"/>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E7611"/>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E7611"/>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E7611"/>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6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76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76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76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76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7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611"/>
    <w:rPr>
      <w:rFonts w:eastAsiaTheme="majorEastAsia" w:cstheme="majorBidi"/>
      <w:color w:val="272727" w:themeColor="text1" w:themeTint="D8"/>
    </w:rPr>
  </w:style>
  <w:style w:type="paragraph" w:styleId="Title">
    <w:name w:val="Title"/>
    <w:basedOn w:val="Normal"/>
    <w:next w:val="Normal"/>
    <w:link w:val="TitleChar"/>
    <w:uiPriority w:val="10"/>
    <w:qFormat/>
    <w:rsid w:val="008E761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E7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611"/>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E7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611"/>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E7611"/>
    <w:rPr>
      <w:i/>
      <w:iCs/>
      <w:color w:val="404040" w:themeColor="text1" w:themeTint="BF"/>
    </w:rPr>
  </w:style>
  <w:style w:type="paragraph" w:styleId="ListParagraph">
    <w:name w:val="List Paragraph"/>
    <w:basedOn w:val="Normal"/>
    <w:uiPriority w:val="34"/>
    <w:qFormat/>
    <w:rsid w:val="008E7611"/>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E7611"/>
    <w:rPr>
      <w:i/>
      <w:iCs/>
      <w:color w:val="2F5496" w:themeColor="accent1" w:themeShade="BF"/>
    </w:rPr>
  </w:style>
  <w:style w:type="paragraph" w:styleId="IntenseQuote">
    <w:name w:val="Intense Quote"/>
    <w:basedOn w:val="Normal"/>
    <w:next w:val="Normal"/>
    <w:link w:val="IntenseQuoteChar"/>
    <w:uiPriority w:val="30"/>
    <w:qFormat/>
    <w:rsid w:val="008E7611"/>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8E7611"/>
    <w:rPr>
      <w:i/>
      <w:iCs/>
      <w:color w:val="2F5496" w:themeColor="accent1" w:themeShade="BF"/>
    </w:rPr>
  </w:style>
  <w:style w:type="character" w:styleId="IntenseReference">
    <w:name w:val="Intense Reference"/>
    <w:basedOn w:val="DefaultParagraphFont"/>
    <w:uiPriority w:val="32"/>
    <w:qFormat/>
    <w:rsid w:val="008E7611"/>
    <w:rPr>
      <w:b/>
      <w:bCs/>
      <w:smallCaps/>
      <w:color w:val="2F5496" w:themeColor="accent1" w:themeShade="BF"/>
      <w:spacing w:val="5"/>
    </w:rPr>
  </w:style>
  <w:style w:type="character" w:styleId="HTMLCode">
    <w:name w:val="HTML Code"/>
    <w:basedOn w:val="DefaultParagraphFont"/>
    <w:uiPriority w:val="99"/>
    <w:semiHidden/>
    <w:unhideWhenUsed/>
    <w:rsid w:val="008E7611"/>
    <w:rPr>
      <w:rFonts w:ascii="Courier New" w:eastAsia="Times New Roman" w:hAnsi="Courier New" w:cs="Courier New"/>
      <w:sz w:val="20"/>
      <w:szCs w:val="20"/>
    </w:rPr>
  </w:style>
  <w:style w:type="table" w:styleId="TableGrid">
    <w:name w:val="Table Grid"/>
    <w:basedOn w:val="TableNormal"/>
    <w:uiPriority w:val="39"/>
    <w:rsid w:val="008E76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93CEB"/>
    <w:rPr>
      <w:b/>
      <w:bCs/>
    </w:rPr>
  </w:style>
  <w:style w:type="character" w:customStyle="1" w:styleId="katex-mathml">
    <w:name w:val="katex-mathml"/>
    <w:basedOn w:val="DefaultParagraphFont"/>
    <w:rsid w:val="00B93CEB"/>
  </w:style>
  <w:style w:type="character" w:customStyle="1" w:styleId="mord">
    <w:name w:val="mord"/>
    <w:basedOn w:val="DefaultParagraphFont"/>
    <w:rsid w:val="00B93CEB"/>
  </w:style>
  <w:style w:type="character" w:styleId="PlaceholderText">
    <w:name w:val="Placeholder Text"/>
    <w:basedOn w:val="DefaultParagraphFont"/>
    <w:uiPriority w:val="99"/>
    <w:semiHidden/>
    <w:rsid w:val="00B93CEB"/>
    <w:rPr>
      <w:color w:val="666666"/>
    </w:rPr>
  </w:style>
  <w:style w:type="paragraph" w:customStyle="1" w:styleId="paragraph">
    <w:name w:val="paragraph"/>
    <w:basedOn w:val="Normal"/>
    <w:rsid w:val="00BB245B"/>
    <w:pPr>
      <w:spacing w:before="100" w:beforeAutospacing="1" w:after="100" w:afterAutospacing="1"/>
    </w:pPr>
  </w:style>
  <w:style w:type="character" w:customStyle="1" w:styleId="normaltextrun">
    <w:name w:val="normaltextrun"/>
    <w:basedOn w:val="DefaultParagraphFont"/>
    <w:rsid w:val="00BB245B"/>
  </w:style>
  <w:style w:type="character" w:customStyle="1" w:styleId="eop">
    <w:name w:val="eop"/>
    <w:basedOn w:val="DefaultParagraphFont"/>
    <w:rsid w:val="00BB245B"/>
  </w:style>
  <w:style w:type="paragraph" w:styleId="Revision">
    <w:name w:val="Revision"/>
    <w:hidden/>
    <w:uiPriority w:val="99"/>
    <w:semiHidden/>
    <w:rsid w:val="0061158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705701">
      <w:bodyDiv w:val="1"/>
      <w:marLeft w:val="0"/>
      <w:marRight w:val="0"/>
      <w:marTop w:val="0"/>
      <w:marBottom w:val="0"/>
      <w:divBdr>
        <w:top w:val="none" w:sz="0" w:space="0" w:color="auto"/>
        <w:left w:val="none" w:sz="0" w:space="0" w:color="auto"/>
        <w:bottom w:val="none" w:sz="0" w:space="0" w:color="auto"/>
        <w:right w:val="none" w:sz="0" w:space="0" w:color="auto"/>
      </w:divBdr>
      <w:divsChild>
        <w:div w:id="1741635392">
          <w:marLeft w:val="0"/>
          <w:marRight w:val="0"/>
          <w:marTop w:val="0"/>
          <w:marBottom w:val="0"/>
          <w:divBdr>
            <w:top w:val="none" w:sz="0" w:space="0" w:color="auto"/>
            <w:left w:val="none" w:sz="0" w:space="0" w:color="auto"/>
            <w:bottom w:val="none" w:sz="0" w:space="0" w:color="auto"/>
            <w:right w:val="none" w:sz="0" w:space="0" w:color="auto"/>
          </w:divBdr>
          <w:divsChild>
            <w:div w:id="15668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7858">
      <w:bodyDiv w:val="1"/>
      <w:marLeft w:val="0"/>
      <w:marRight w:val="0"/>
      <w:marTop w:val="0"/>
      <w:marBottom w:val="0"/>
      <w:divBdr>
        <w:top w:val="none" w:sz="0" w:space="0" w:color="auto"/>
        <w:left w:val="none" w:sz="0" w:space="0" w:color="auto"/>
        <w:bottom w:val="none" w:sz="0" w:space="0" w:color="auto"/>
        <w:right w:val="none" w:sz="0" w:space="0" w:color="auto"/>
      </w:divBdr>
    </w:div>
    <w:div w:id="858663342">
      <w:bodyDiv w:val="1"/>
      <w:marLeft w:val="0"/>
      <w:marRight w:val="0"/>
      <w:marTop w:val="0"/>
      <w:marBottom w:val="0"/>
      <w:divBdr>
        <w:top w:val="none" w:sz="0" w:space="0" w:color="auto"/>
        <w:left w:val="none" w:sz="0" w:space="0" w:color="auto"/>
        <w:bottom w:val="none" w:sz="0" w:space="0" w:color="auto"/>
        <w:right w:val="none" w:sz="0" w:space="0" w:color="auto"/>
      </w:divBdr>
      <w:divsChild>
        <w:div w:id="363291473">
          <w:marLeft w:val="0"/>
          <w:marRight w:val="0"/>
          <w:marTop w:val="0"/>
          <w:marBottom w:val="0"/>
          <w:divBdr>
            <w:top w:val="none" w:sz="0" w:space="0" w:color="auto"/>
            <w:left w:val="none" w:sz="0" w:space="0" w:color="auto"/>
            <w:bottom w:val="none" w:sz="0" w:space="0" w:color="auto"/>
            <w:right w:val="none" w:sz="0" w:space="0" w:color="auto"/>
          </w:divBdr>
          <w:divsChild>
            <w:div w:id="213335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62632">
      <w:bodyDiv w:val="1"/>
      <w:marLeft w:val="0"/>
      <w:marRight w:val="0"/>
      <w:marTop w:val="0"/>
      <w:marBottom w:val="0"/>
      <w:divBdr>
        <w:top w:val="none" w:sz="0" w:space="0" w:color="auto"/>
        <w:left w:val="none" w:sz="0" w:space="0" w:color="auto"/>
        <w:bottom w:val="none" w:sz="0" w:space="0" w:color="auto"/>
        <w:right w:val="none" w:sz="0" w:space="0" w:color="auto"/>
      </w:divBdr>
    </w:div>
    <w:div w:id="1659962906">
      <w:bodyDiv w:val="1"/>
      <w:marLeft w:val="0"/>
      <w:marRight w:val="0"/>
      <w:marTop w:val="0"/>
      <w:marBottom w:val="0"/>
      <w:divBdr>
        <w:top w:val="none" w:sz="0" w:space="0" w:color="auto"/>
        <w:left w:val="none" w:sz="0" w:space="0" w:color="auto"/>
        <w:bottom w:val="none" w:sz="0" w:space="0" w:color="auto"/>
        <w:right w:val="none" w:sz="0" w:space="0" w:color="auto"/>
      </w:divBdr>
      <w:divsChild>
        <w:div w:id="1069037778">
          <w:marLeft w:val="0"/>
          <w:marRight w:val="0"/>
          <w:marTop w:val="0"/>
          <w:marBottom w:val="0"/>
          <w:divBdr>
            <w:top w:val="none" w:sz="0" w:space="0" w:color="auto"/>
            <w:left w:val="none" w:sz="0" w:space="0" w:color="auto"/>
            <w:bottom w:val="none" w:sz="0" w:space="0" w:color="auto"/>
            <w:right w:val="none" w:sz="0" w:space="0" w:color="auto"/>
          </w:divBdr>
          <w:divsChild>
            <w:div w:id="133098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3473">
      <w:bodyDiv w:val="1"/>
      <w:marLeft w:val="0"/>
      <w:marRight w:val="0"/>
      <w:marTop w:val="0"/>
      <w:marBottom w:val="0"/>
      <w:divBdr>
        <w:top w:val="none" w:sz="0" w:space="0" w:color="auto"/>
        <w:left w:val="none" w:sz="0" w:space="0" w:color="auto"/>
        <w:bottom w:val="none" w:sz="0" w:space="0" w:color="auto"/>
        <w:right w:val="none" w:sz="0" w:space="0" w:color="auto"/>
      </w:divBdr>
      <w:divsChild>
        <w:div w:id="188761663">
          <w:marLeft w:val="0"/>
          <w:marRight w:val="0"/>
          <w:marTop w:val="0"/>
          <w:marBottom w:val="0"/>
          <w:divBdr>
            <w:top w:val="none" w:sz="0" w:space="0" w:color="auto"/>
            <w:left w:val="none" w:sz="0" w:space="0" w:color="auto"/>
            <w:bottom w:val="none" w:sz="0" w:space="0" w:color="auto"/>
            <w:right w:val="none" w:sz="0" w:space="0" w:color="auto"/>
          </w:divBdr>
          <w:divsChild>
            <w:div w:id="55642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99665">
      <w:bodyDiv w:val="1"/>
      <w:marLeft w:val="0"/>
      <w:marRight w:val="0"/>
      <w:marTop w:val="0"/>
      <w:marBottom w:val="0"/>
      <w:divBdr>
        <w:top w:val="none" w:sz="0" w:space="0" w:color="auto"/>
        <w:left w:val="none" w:sz="0" w:space="0" w:color="auto"/>
        <w:bottom w:val="none" w:sz="0" w:space="0" w:color="auto"/>
        <w:right w:val="none" w:sz="0" w:space="0" w:color="auto"/>
      </w:divBdr>
      <w:divsChild>
        <w:div w:id="699355575">
          <w:marLeft w:val="0"/>
          <w:marRight w:val="0"/>
          <w:marTop w:val="0"/>
          <w:marBottom w:val="0"/>
          <w:divBdr>
            <w:top w:val="none" w:sz="0" w:space="0" w:color="auto"/>
            <w:left w:val="none" w:sz="0" w:space="0" w:color="auto"/>
            <w:bottom w:val="none" w:sz="0" w:space="0" w:color="auto"/>
            <w:right w:val="none" w:sz="0" w:space="0" w:color="auto"/>
          </w:divBdr>
          <w:divsChild>
            <w:div w:id="11220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71621">
      <w:bodyDiv w:val="1"/>
      <w:marLeft w:val="0"/>
      <w:marRight w:val="0"/>
      <w:marTop w:val="0"/>
      <w:marBottom w:val="0"/>
      <w:divBdr>
        <w:top w:val="none" w:sz="0" w:space="0" w:color="auto"/>
        <w:left w:val="none" w:sz="0" w:space="0" w:color="auto"/>
        <w:bottom w:val="none" w:sz="0" w:space="0" w:color="auto"/>
        <w:right w:val="none" w:sz="0" w:space="0" w:color="auto"/>
      </w:divBdr>
      <w:divsChild>
        <w:div w:id="1901331860">
          <w:marLeft w:val="0"/>
          <w:marRight w:val="0"/>
          <w:marTop w:val="0"/>
          <w:marBottom w:val="0"/>
          <w:divBdr>
            <w:top w:val="none" w:sz="0" w:space="0" w:color="auto"/>
            <w:left w:val="none" w:sz="0" w:space="0" w:color="auto"/>
            <w:bottom w:val="none" w:sz="0" w:space="0" w:color="auto"/>
            <w:right w:val="none" w:sz="0" w:space="0" w:color="auto"/>
          </w:divBdr>
          <w:divsChild>
            <w:div w:id="106394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688</TotalTime>
  <Pages>5</Pages>
  <Words>711</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Pallage, Hiruni Kamali</dc:creator>
  <cp:keywords/>
  <dc:description/>
  <cp:lastModifiedBy>Chieloka G. Eze</cp:lastModifiedBy>
  <cp:revision>32</cp:revision>
  <dcterms:created xsi:type="dcterms:W3CDTF">2025-04-25T15:08:00Z</dcterms:created>
  <dcterms:modified xsi:type="dcterms:W3CDTF">2025-05-03T01:29:00Z</dcterms:modified>
</cp:coreProperties>
</file>